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82528" w14:textId="3C52BA91" w:rsidR="007D69BC" w:rsidRPr="0094684E" w:rsidRDefault="007D69BC" w:rsidP="00D23659">
      <w:pPr>
        <w:tabs>
          <w:tab w:val="left" w:pos="6379"/>
        </w:tabs>
        <w:spacing w:beforeLines="100" w:before="312"/>
        <w:jc w:val="center"/>
        <w:rPr>
          <w:rFonts w:ascii="宋体" w:hAnsi="宋体"/>
          <w:b/>
          <w:bCs/>
          <w:sz w:val="32"/>
          <w:szCs w:val="36"/>
        </w:rPr>
      </w:pPr>
      <w:bookmarkStart w:id="0" w:name="_Toc105178168"/>
      <w:bookmarkStart w:id="1" w:name="_Toc119742615"/>
      <w:r w:rsidRPr="0094684E">
        <w:rPr>
          <w:rFonts w:ascii="宋体" w:hAnsi="宋体"/>
          <w:b/>
          <w:bCs/>
          <w:sz w:val="32"/>
          <w:szCs w:val="36"/>
        </w:rPr>
        <w:t>《</w:t>
      </w:r>
      <w:r w:rsidR="00675D64" w:rsidRPr="0094684E">
        <w:rPr>
          <w:rFonts w:ascii="宋体" w:hAnsi="宋体" w:hint="eastAsia"/>
          <w:b/>
          <w:bCs/>
          <w:sz w:val="32"/>
          <w:szCs w:val="36"/>
        </w:rPr>
        <w:t xml:space="preserve"> </w:t>
      </w:r>
      <w:r w:rsidR="00675D64" w:rsidRPr="0094684E">
        <w:rPr>
          <w:rFonts w:ascii="宋体" w:hAnsi="宋体"/>
          <w:b/>
          <w:bCs/>
          <w:sz w:val="32"/>
          <w:szCs w:val="36"/>
        </w:rPr>
        <w:t xml:space="preserve"> </w:t>
      </w:r>
      <w:r w:rsidR="008C785D" w:rsidRPr="002A2330">
        <w:rPr>
          <w:rFonts w:ascii="宋体" w:hAnsi="宋体" w:hint="eastAsia"/>
          <w:b/>
          <w:bCs/>
          <w:sz w:val="32"/>
          <w:szCs w:val="36"/>
        </w:rPr>
        <w:t>计算机网络课程设计</w:t>
      </w:r>
      <w:r w:rsidR="00675D64" w:rsidRPr="0094684E">
        <w:rPr>
          <w:rFonts w:ascii="宋体" w:hAnsi="宋体"/>
          <w:b/>
          <w:bCs/>
          <w:sz w:val="32"/>
          <w:szCs w:val="36"/>
        </w:rPr>
        <w:t xml:space="preserve">  </w:t>
      </w:r>
      <w:r w:rsidRPr="0094684E">
        <w:rPr>
          <w:rFonts w:ascii="宋体" w:hAnsi="宋体"/>
          <w:b/>
          <w:bCs/>
          <w:sz w:val="32"/>
          <w:szCs w:val="36"/>
        </w:rPr>
        <w:t>》课程教学大纲</w:t>
      </w:r>
      <w:bookmarkEnd w:id="0"/>
      <w:bookmarkEnd w:id="1"/>
    </w:p>
    <w:p w14:paraId="6B362C5F" w14:textId="72DAA2C2" w:rsidR="007D69BC" w:rsidRPr="0094684E" w:rsidRDefault="007D69BC" w:rsidP="007D69BC">
      <w:pPr>
        <w:spacing w:beforeLines="50" w:before="156"/>
        <w:jc w:val="center"/>
        <w:rPr>
          <w:rFonts w:ascii="宋体" w:hAnsi="宋体"/>
          <w:color w:val="FF0000"/>
          <w:szCs w:val="21"/>
        </w:rPr>
      </w:pPr>
      <w:r w:rsidRPr="0094684E">
        <w:rPr>
          <w:rFonts w:ascii="宋体" w:hAnsi="宋体"/>
          <w:sz w:val="24"/>
        </w:rPr>
        <w:t>（ 202</w:t>
      </w:r>
      <w:r w:rsidR="00665472">
        <w:rPr>
          <w:rFonts w:ascii="宋体" w:hAnsi="宋体" w:hint="eastAsia"/>
          <w:sz w:val="24"/>
        </w:rPr>
        <w:t>6</w:t>
      </w:r>
      <w:r w:rsidRPr="0094684E">
        <w:rPr>
          <w:rFonts w:ascii="宋体" w:hAnsi="宋体"/>
          <w:sz w:val="24"/>
        </w:rPr>
        <w:t>版）</w:t>
      </w:r>
    </w:p>
    <w:p w14:paraId="2BAC447F" w14:textId="1686323F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一、课程基本信息</w:t>
      </w:r>
    </w:p>
    <w:p w14:paraId="68A9AD0E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1．课程名称：</w:t>
      </w:r>
      <w:r w:rsidRPr="002A2330">
        <w:rPr>
          <w:rFonts w:ascii="宋体" w:hAnsi="宋体" w:hint="eastAsia"/>
          <w:kern w:val="0"/>
          <w:szCs w:val="21"/>
        </w:rPr>
        <w:t>计算机网络课程设计</w:t>
      </w:r>
      <w:r w:rsidRPr="002A2330">
        <w:rPr>
          <w:rFonts w:ascii="宋体" w:hAnsi="宋体"/>
          <w:kern w:val="0"/>
          <w:szCs w:val="21"/>
        </w:rPr>
        <w:t xml:space="preserve">（Course Design </w:t>
      </w:r>
      <w:r w:rsidRPr="002A2330">
        <w:rPr>
          <w:rFonts w:ascii="宋体" w:hAnsi="宋体" w:hint="eastAsia"/>
          <w:kern w:val="0"/>
          <w:szCs w:val="21"/>
        </w:rPr>
        <w:t>of</w:t>
      </w:r>
      <w:r w:rsidRPr="002A2330">
        <w:rPr>
          <w:rFonts w:ascii="宋体" w:hAnsi="宋体"/>
          <w:kern w:val="0"/>
          <w:szCs w:val="21"/>
        </w:rPr>
        <w:t xml:space="preserve"> Computer Network）</w:t>
      </w:r>
    </w:p>
    <w:p w14:paraId="5060EDB8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2．课程编号：04040358b</w:t>
      </w:r>
    </w:p>
    <w:p w14:paraId="318C7A72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3．学分学时：1学分，1周</w:t>
      </w:r>
    </w:p>
    <w:p w14:paraId="75422FA4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4．考核方式：考查</w:t>
      </w:r>
    </w:p>
    <w:p w14:paraId="072AAAAE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5</w:t>
      </w:r>
      <w:r w:rsidRPr="002A2330">
        <w:rPr>
          <w:rFonts w:ascii="宋体" w:hAnsi="宋体" w:hint="eastAsia"/>
          <w:kern w:val="0"/>
          <w:szCs w:val="21"/>
        </w:rPr>
        <w:t>．</w:t>
      </w:r>
      <w:r w:rsidRPr="002A2330">
        <w:rPr>
          <w:rFonts w:ascii="宋体" w:hAnsi="宋体"/>
          <w:kern w:val="0"/>
          <w:szCs w:val="21"/>
        </w:rPr>
        <w:t>课程类别：集中实践性教学</w:t>
      </w:r>
      <w:r w:rsidRPr="002A2330">
        <w:rPr>
          <w:rFonts w:ascii="宋体" w:hAnsi="宋体" w:hint="eastAsia"/>
          <w:kern w:val="0"/>
          <w:szCs w:val="21"/>
        </w:rPr>
        <w:t>环节</w:t>
      </w:r>
    </w:p>
    <w:p w14:paraId="0AE291AE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6．适用专业：</w:t>
      </w:r>
      <w:r w:rsidRPr="002A2330">
        <w:rPr>
          <w:rFonts w:ascii="宋体" w:hAnsi="宋体" w:hint="eastAsia"/>
          <w:kern w:val="0"/>
          <w:szCs w:val="21"/>
        </w:rPr>
        <w:t>信息管理与信息系统专业</w:t>
      </w:r>
    </w:p>
    <w:p w14:paraId="30FB8A17" w14:textId="5C01ACEB" w:rsidR="00EB6633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ins w:id="2" w:author="作者"/>
          <w:szCs w:val="21"/>
        </w:rPr>
      </w:pPr>
      <w:r w:rsidRPr="002A2330">
        <w:rPr>
          <w:rFonts w:ascii="宋体" w:hAnsi="宋体"/>
          <w:kern w:val="0"/>
          <w:szCs w:val="21"/>
        </w:rPr>
        <w:t>7．先修课程：</w:t>
      </w:r>
      <w:r w:rsidR="008D1EC6">
        <w:rPr>
          <w:rFonts w:hint="eastAsia"/>
          <w:szCs w:val="21"/>
        </w:rPr>
        <w:t>计算机网络</w:t>
      </w:r>
    </w:p>
    <w:p w14:paraId="3CED71F1" w14:textId="2F84374C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8．后续课程：</w:t>
      </w:r>
      <w:r w:rsidR="008D1EC6">
        <w:rPr>
          <w:rFonts w:ascii="宋体" w:hAnsi="宋体" w:hint="eastAsia"/>
          <w:kern w:val="0"/>
          <w:szCs w:val="21"/>
        </w:rPr>
        <w:t>数据科学基础、</w:t>
      </w:r>
      <w:r w:rsidRPr="002A2330">
        <w:rPr>
          <w:rFonts w:hint="eastAsia"/>
          <w:szCs w:val="21"/>
        </w:rPr>
        <w:t>信息系统分析与设计、信息系统运行与维护等</w:t>
      </w:r>
    </w:p>
    <w:p w14:paraId="7C38FF5E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9．开课单位：</w:t>
      </w:r>
      <w:r w:rsidRPr="002A2330">
        <w:rPr>
          <w:rFonts w:ascii="宋体" w:hAnsi="宋体" w:hint="eastAsia"/>
          <w:kern w:val="0"/>
          <w:szCs w:val="21"/>
        </w:rPr>
        <w:t>经济管理学院</w:t>
      </w:r>
    </w:p>
    <w:p w14:paraId="697F14D8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二、课程性质</w:t>
      </w:r>
    </w:p>
    <w:p w14:paraId="4C532C82" w14:textId="77777777" w:rsidR="00EB6633" w:rsidRPr="002A2330" w:rsidRDefault="00EB6633" w:rsidP="00EB6633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旨在使学生修完</w:t>
      </w:r>
      <w:r w:rsidRPr="002A2330">
        <w:rPr>
          <w:rFonts w:ascii="宋体" w:hAnsi="宋体" w:hint="eastAsia"/>
          <w:kern w:val="0"/>
          <w:szCs w:val="21"/>
        </w:rPr>
        <w:t>计算机网络</w:t>
      </w:r>
      <w:r w:rsidRPr="002A2330">
        <w:rPr>
          <w:rFonts w:ascii="宋体" w:hAnsi="宋体"/>
          <w:kern w:val="0"/>
          <w:szCs w:val="21"/>
        </w:rPr>
        <w:t>后开展的实践性环节，通过</w:t>
      </w:r>
      <w:r w:rsidRPr="002A2330">
        <w:rPr>
          <w:rFonts w:ascii="宋体" w:hAnsi="宋体" w:hint="eastAsia"/>
          <w:kern w:val="0"/>
          <w:szCs w:val="21"/>
        </w:rPr>
        <w:t>计算机网络设计、配置和调试等</w:t>
      </w:r>
      <w:r w:rsidRPr="002A2330">
        <w:rPr>
          <w:rFonts w:ascii="宋体" w:hAnsi="宋体"/>
          <w:kern w:val="0"/>
          <w:szCs w:val="21"/>
        </w:rPr>
        <w:t>，对</w:t>
      </w:r>
      <w:r w:rsidRPr="002A2330">
        <w:rPr>
          <w:rFonts w:ascii="宋体" w:hAnsi="宋体" w:hint="eastAsia"/>
          <w:kern w:val="0"/>
          <w:szCs w:val="21"/>
        </w:rPr>
        <w:t>计算机网络</w:t>
      </w:r>
      <w:r w:rsidRPr="002A2330">
        <w:rPr>
          <w:rFonts w:ascii="宋体" w:hAnsi="宋体"/>
          <w:kern w:val="0"/>
          <w:szCs w:val="21"/>
        </w:rPr>
        <w:t>课程的基础知识、</w:t>
      </w:r>
      <w:r w:rsidRPr="002A2330">
        <w:rPr>
          <w:rFonts w:ascii="宋体" w:hAnsi="宋体" w:hint="eastAsia"/>
          <w:kern w:val="0"/>
          <w:szCs w:val="21"/>
        </w:rPr>
        <w:t>网络设计、网络配置与调试等</w:t>
      </w:r>
      <w:r w:rsidRPr="002A2330">
        <w:rPr>
          <w:rFonts w:ascii="宋体" w:hAnsi="宋体"/>
          <w:kern w:val="0"/>
          <w:szCs w:val="21"/>
        </w:rPr>
        <w:t>有关知识综合运用，能够达到对</w:t>
      </w:r>
      <w:r w:rsidRPr="002A2330">
        <w:rPr>
          <w:rFonts w:ascii="宋体" w:hAnsi="宋体" w:hint="eastAsia"/>
          <w:kern w:val="0"/>
          <w:szCs w:val="21"/>
        </w:rPr>
        <w:t>课程理论知识较全面巩固和提高</w:t>
      </w:r>
      <w:r w:rsidRPr="002A2330">
        <w:rPr>
          <w:rFonts w:ascii="宋体" w:hAnsi="宋体"/>
          <w:kern w:val="0"/>
          <w:szCs w:val="21"/>
        </w:rPr>
        <w:t>。</w:t>
      </w:r>
    </w:p>
    <w:p w14:paraId="446088DC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三、课程目标</w:t>
      </w:r>
    </w:p>
    <w:p w14:paraId="6D2EAB08" w14:textId="77777777" w:rsidR="00EB6633" w:rsidRPr="002A2330" w:rsidRDefault="00EB6633" w:rsidP="00EB6633">
      <w:pPr>
        <w:widowControl/>
        <w:snapToGrid w:val="0"/>
        <w:spacing w:line="360" w:lineRule="exact"/>
        <w:ind w:firstLineChars="200" w:firstLine="420"/>
      </w:pPr>
      <w:bookmarkStart w:id="3" w:name="_Hlk132702492"/>
      <w:r w:rsidRPr="002A2330">
        <w:t xml:space="preserve">1. </w:t>
      </w:r>
      <w:r w:rsidRPr="002A2330">
        <w:rPr>
          <w:rFonts w:hint="eastAsia"/>
        </w:rPr>
        <w:t>能分析、设计小型计算机网络，制定合适的网络配置方案；</w:t>
      </w:r>
    </w:p>
    <w:p w14:paraId="32645555" w14:textId="77777777" w:rsidR="00EB6633" w:rsidRPr="002A2330" w:rsidRDefault="00EB6633" w:rsidP="00EB6633">
      <w:pPr>
        <w:widowControl/>
        <w:snapToGrid w:val="0"/>
        <w:spacing w:line="360" w:lineRule="exact"/>
        <w:ind w:firstLineChars="200" w:firstLine="420"/>
      </w:pPr>
      <w:r w:rsidRPr="002A2330">
        <w:t>2</w:t>
      </w:r>
      <w:r w:rsidRPr="002A2330">
        <w:rPr>
          <w:rFonts w:hint="eastAsia"/>
        </w:rPr>
        <w:t>.</w:t>
      </w:r>
      <w:r w:rsidRPr="002A2330">
        <w:t xml:space="preserve"> </w:t>
      </w:r>
      <w:r w:rsidRPr="002A2330">
        <w:rPr>
          <w:rFonts w:hint="eastAsia"/>
        </w:rPr>
        <w:t>能够根据方案模拟器中完成网络的基本连通调试，包括交换机</w:t>
      </w:r>
      <w:r w:rsidRPr="002A2330">
        <w:rPr>
          <w:rFonts w:hint="eastAsia"/>
        </w:rPr>
        <w:t>V</w:t>
      </w:r>
      <w:r w:rsidRPr="002A2330">
        <w:t>LAN</w:t>
      </w:r>
      <w:r w:rsidRPr="002A2330">
        <w:rPr>
          <w:rFonts w:hint="eastAsia"/>
        </w:rPr>
        <w:t>划分、三层交换机配置和路由配置，要求采用</w:t>
      </w:r>
      <w:r w:rsidRPr="002A2330">
        <w:rPr>
          <w:rFonts w:hint="eastAsia"/>
        </w:rPr>
        <w:t>D</w:t>
      </w:r>
      <w:r w:rsidRPr="002A2330">
        <w:t>HCP</w:t>
      </w:r>
      <w:r w:rsidRPr="002A2330">
        <w:rPr>
          <w:rFonts w:hint="eastAsia"/>
        </w:rPr>
        <w:t>进行</w:t>
      </w:r>
      <w:r w:rsidRPr="002A2330">
        <w:rPr>
          <w:rFonts w:hint="eastAsia"/>
        </w:rPr>
        <w:t>I</w:t>
      </w:r>
      <w:r w:rsidRPr="002A2330">
        <w:t>P</w:t>
      </w:r>
      <w:r w:rsidRPr="002A2330">
        <w:rPr>
          <w:rFonts w:hint="eastAsia"/>
        </w:rPr>
        <w:t>自动配置、能够通过</w:t>
      </w:r>
      <w:r w:rsidRPr="002A2330">
        <w:rPr>
          <w:rFonts w:hint="eastAsia"/>
        </w:rPr>
        <w:t>V</w:t>
      </w:r>
      <w:r w:rsidRPr="002A2330">
        <w:t>PN</w:t>
      </w:r>
      <w:r w:rsidRPr="002A2330">
        <w:rPr>
          <w:rFonts w:hint="eastAsia"/>
        </w:rPr>
        <w:t>技术实现远程接入内部网；</w:t>
      </w:r>
    </w:p>
    <w:p w14:paraId="4E2A686F" w14:textId="77777777" w:rsidR="00EB6633" w:rsidRPr="002A2330" w:rsidRDefault="00EB6633" w:rsidP="00EB6633">
      <w:pPr>
        <w:widowControl/>
        <w:snapToGrid w:val="0"/>
        <w:spacing w:line="360" w:lineRule="exact"/>
        <w:ind w:firstLineChars="200" w:firstLine="420"/>
      </w:pPr>
      <w:r w:rsidRPr="002A2330">
        <w:t>3</w:t>
      </w:r>
      <w:r w:rsidRPr="002A2330">
        <w:rPr>
          <w:rFonts w:hint="eastAsia"/>
        </w:rPr>
        <w:t xml:space="preserve">. </w:t>
      </w:r>
      <w:r w:rsidRPr="002A2330">
        <w:rPr>
          <w:rFonts w:hint="eastAsia"/>
        </w:rPr>
        <w:t>能够根据方案实现应用层网络服务配置，包括</w:t>
      </w:r>
      <w:r w:rsidRPr="002A2330">
        <w:rPr>
          <w:rFonts w:hint="eastAsia"/>
        </w:rPr>
        <w:t>W</w:t>
      </w:r>
      <w:r w:rsidRPr="002A2330">
        <w:t>eb</w:t>
      </w:r>
      <w:r w:rsidRPr="002A2330">
        <w:rPr>
          <w:rFonts w:hint="eastAsia"/>
        </w:rPr>
        <w:t>服务、</w:t>
      </w:r>
      <w:r w:rsidRPr="002A2330">
        <w:rPr>
          <w:rFonts w:hint="eastAsia"/>
        </w:rPr>
        <w:t>D</w:t>
      </w:r>
      <w:r w:rsidRPr="002A2330">
        <w:t>NS</w:t>
      </w:r>
      <w:r w:rsidRPr="002A2330">
        <w:rPr>
          <w:rFonts w:hint="eastAsia"/>
        </w:rPr>
        <w:t>服务、电子邮件服务、</w:t>
      </w:r>
      <w:r w:rsidRPr="002A2330">
        <w:t>FTP</w:t>
      </w:r>
      <w:r w:rsidRPr="002A2330">
        <w:rPr>
          <w:rFonts w:hint="eastAsia"/>
        </w:rPr>
        <w:t>服务等；能够根据方案进行相关安全配置，包括防</w:t>
      </w:r>
      <w:r w:rsidRPr="002A2330">
        <w:rPr>
          <w:rFonts w:hint="eastAsia"/>
        </w:rPr>
        <w:t>D</w:t>
      </w:r>
      <w:r w:rsidRPr="002A2330">
        <w:t>HCP</w:t>
      </w:r>
      <w:r w:rsidRPr="002A2330">
        <w:rPr>
          <w:rFonts w:hint="eastAsia"/>
        </w:rPr>
        <w:t>欺骗、防火墙等。</w:t>
      </w:r>
    </w:p>
    <w:bookmarkEnd w:id="3"/>
    <w:p w14:paraId="7E877408" w14:textId="3FCE6CBF" w:rsidR="007D69BC" w:rsidRPr="00EB6633" w:rsidRDefault="007D69BC" w:rsidP="007D69BC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</w:p>
    <w:p w14:paraId="6ED829C8" w14:textId="5088B0D6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四、课程目标与毕业要求的关系</w:t>
      </w:r>
    </w:p>
    <w:p w14:paraId="75C7BEE9" w14:textId="13F80EBF" w:rsidR="007D69BC" w:rsidRPr="0094684E" w:rsidRDefault="007D69BC" w:rsidP="007D69BC">
      <w:pPr>
        <w:widowControl/>
        <w:snapToGrid w:val="0"/>
        <w:spacing w:beforeLines="50" w:before="156" w:afterLines="50" w:after="156" w:line="360" w:lineRule="exact"/>
        <w:ind w:firstLineChars="177" w:firstLine="425"/>
        <w:outlineLvl w:val="0"/>
        <w:rPr>
          <w:rFonts w:ascii="宋体" w:hAnsi="宋体"/>
          <w:sz w:val="24"/>
        </w:rPr>
      </w:pPr>
      <w:r w:rsidRPr="0094684E">
        <w:rPr>
          <w:rFonts w:ascii="宋体" w:hAnsi="宋体" w:hint="eastAsia"/>
          <w:sz w:val="24"/>
        </w:rPr>
        <w:t>1. 理工类专业</w:t>
      </w:r>
      <w:r w:rsidRPr="0094684E">
        <w:rPr>
          <w:rFonts w:ascii="宋体" w:hAnsi="宋体" w:hint="eastAsia"/>
          <w:sz w:val="24"/>
          <w:u w:val="single"/>
        </w:rPr>
        <w:t>（以</w:t>
      </w:r>
      <w:r w:rsidR="00EB6633">
        <w:rPr>
          <w:rFonts w:ascii="宋体" w:hAnsi="宋体" w:hint="eastAsia"/>
          <w:szCs w:val="21"/>
          <w:u w:val="single"/>
        </w:rPr>
        <w:t>信息管理与信息系统</w:t>
      </w:r>
      <w:r w:rsidRPr="0094684E">
        <w:rPr>
          <w:rFonts w:ascii="宋体" w:hAnsi="宋体" w:hint="eastAsia"/>
          <w:sz w:val="24"/>
          <w:u w:val="single"/>
        </w:rPr>
        <w:t>专业为例）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4943"/>
        <w:gridCol w:w="1918"/>
      </w:tblGrid>
      <w:tr w:rsidR="007D69BC" w:rsidRPr="0094684E" w14:paraId="3FA78A35" w14:textId="77777777" w:rsidTr="00A31735">
        <w:trPr>
          <w:trHeight w:val="20"/>
          <w:tblHeader/>
          <w:jc w:val="center"/>
        </w:trPr>
        <w:tc>
          <w:tcPr>
            <w:tcW w:w="221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F3E829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支撑专业的毕业要求</w:t>
            </w:r>
          </w:p>
        </w:tc>
        <w:tc>
          <w:tcPr>
            <w:tcW w:w="4943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4A1E1595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支撑毕业要求的</w:t>
            </w:r>
            <w:r w:rsidRPr="0094684E">
              <w:rPr>
                <w:rFonts w:ascii="宋体" w:hAnsi="宋体" w:hint="eastAsia"/>
                <w:b/>
                <w:sz w:val="18"/>
                <w:szCs w:val="18"/>
              </w:rPr>
              <w:t>观测</w:t>
            </w:r>
            <w:r w:rsidRPr="0094684E">
              <w:rPr>
                <w:rFonts w:ascii="宋体" w:hAnsi="宋体"/>
                <w:b/>
                <w:sz w:val="18"/>
                <w:szCs w:val="18"/>
              </w:rPr>
              <w:t>点</w:t>
            </w:r>
          </w:p>
        </w:tc>
        <w:tc>
          <w:tcPr>
            <w:tcW w:w="191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F2EC0CE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课程目标（权重）</w:t>
            </w:r>
          </w:p>
        </w:tc>
      </w:tr>
      <w:tr w:rsidR="007D69BC" w:rsidRPr="0094684E" w14:paraId="6EB5B8CA" w14:textId="77777777" w:rsidTr="00A31735">
        <w:trPr>
          <w:trHeight w:val="20"/>
          <w:jc w:val="center"/>
        </w:trPr>
        <w:tc>
          <w:tcPr>
            <w:tcW w:w="2211" w:type="dxa"/>
            <w:tcBorders>
              <w:left w:val="single" w:sz="12" w:space="0" w:color="auto"/>
            </w:tcBorders>
            <w:vAlign w:val="center"/>
          </w:tcPr>
          <w:p w14:paraId="196DF856" w14:textId="71829DC0" w:rsidR="007D69BC" w:rsidRPr="00EB6633" w:rsidRDefault="007D69BC" w:rsidP="00A31735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943" w:type="dxa"/>
            <w:tcBorders>
              <w:right w:val="single" w:sz="4" w:space="0" w:color="auto"/>
            </w:tcBorders>
            <w:vAlign w:val="center"/>
          </w:tcPr>
          <w:p w14:paraId="2ADCAFFE" w14:textId="1AEF8309" w:rsidR="007D69BC" w:rsidRPr="00EB6633" w:rsidRDefault="007D69BC" w:rsidP="00EB6633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91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00C9B7C" w14:textId="77809560" w:rsidR="00EB6633" w:rsidRPr="00EB6633" w:rsidRDefault="00EB6633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8D1EC6" w:rsidRPr="0094684E" w14:paraId="2B2D9C6B" w14:textId="77777777" w:rsidTr="00A31735">
        <w:trPr>
          <w:trHeight w:val="20"/>
          <w:jc w:val="center"/>
        </w:trPr>
        <w:tc>
          <w:tcPr>
            <w:tcW w:w="2211" w:type="dxa"/>
            <w:tcBorders>
              <w:left w:val="single" w:sz="12" w:space="0" w:color="auto"/>
            </w:tcBorders>
            <w:vAlign w:val="center"/>
          </w:tcPr>
          <w:p w14:paraId="434B4FE0" w14:textId="5B10078A" w:rsidR="008D1EC6" w:rsidRPr="00EB6633" w:rsidRDefault="008D1EC6" w:rsidP="008D1EC6">
            <w:pPr>
              <w:widowControl/>
              <w:adjustRightInd w:val="0"/>
              <w:snapToGrid w:val="0"/>
              <w:spacing w:line="36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 w:rsidRPr="00EB6633"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知识</w:t>
            </w:r>
            <w:r w:rsidRPr="00EB6633">
              <w:rPr>
                <w:rFonts w:ascii="宋体" w:hAnsi="宋体" w:hint="eastAsia"/>
                <w:sz w:val="18"/>
                <w:szCs w:val="18"/>
              </w:rPr>
              <w:t>要求</w:t>
            </w:r>
          </w:p>
        </w:tc>
        <w:tc>
          <w:tcPr>
            <w:tcW w:w="4943" w:type="dxa"/>
            <w:tcBorders>
              <w:right w:val="single" w:sz="4" w:space="0" w:color="auto"/>
            </w:tcBorders>
            <w:vAlign w:val="center"/>
          </w:tcPr>
          <w:p w14:paraId="3B441A8B" w14:textId="111E48E1" w:rsidR="008D1EC6" w:rsidRPr="00EB6633" w:rsidRDefault="008D1EC6" w:rsidP="008D1EC6">
            <w:pPr>
              <w:widowControl/>
              <w:snapToGrid w:val="0"/>
              <w:spacing w:line="300" w:lineRule="exac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 w:rsidRPr="00EB6633"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 w:rsidRPr="008D1EC6">
              <w:rPr>
                <w:rFonts w:ascii="宋体" w:hAnsi="宋体" w:hint="eastAsia"/>
                <w:sz w:val="18"/>
                <w:szCs w:val="18"/>
              </w:rPr>
              <w:t>掌握计算机程序设计语言、计算机网络、数据库等计算机技术领域知识，用于分析和理解信息系统开发、信息管理中的工程问题</w:t>
            </w:r>
          </w:p>
        </w:tc>
        <w:tc>
          <w:tcPr>
            <w:tcW w:w="191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BDF036" w14:textId="77777777" w:rsidR="008D1EC6" w:rsidRPr="00EB6633" w:rsidRDefault="008D1EC6" w:rsidP="008D1EC6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EB6633">
              <w:rPr>
                <w:rFonts w:ascii="宋体" w:hAnsi="宋体" w:hint="eastAsia"/>
                <w:sz w:val="18"/>
                <w:szCs w:val="18"/>
              </w:rPr>
              <w:t>课程目标1（0</w:t>
            </w:r>
            <w:r w:rsidRPr="00EB6633">
              <w:rPr>
                <w:rFonts w:ascii="宋体" w:hAnsi="宋体"/>
                <w:sz w:val="18"/>
                <w:szCs w:val="18"/>
              </w:rPr>
              <w:t>.2</w:t>
            </w:r>
            <w:r w:rsidRPr="00EB6633">
              <w:rPr>
                <w:rFonts w:ascii="宋体" w:hAnsi="宋体" w:hint="eastAsia"/>
                <w:sz w:val="18"/>
                <w:szCs w:val="18"/>
              </w:rPr>
              <w:t>）</w:t>
            </w:r>
          </w:p>
          <w:p w14:paraId="27B5030A" w14:textId="77777777" w:rsidR="008D1EC6" w:rsidRPr="00EB6633" w:rsidRDefault="008D1EC6" w:rsidP="008D1EC6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EB6633">
              <w:rPr>
                <w:rFonts w:ascii="宋体" w:hAnsi="宋体" w:hint="eastAsia"/>
                <w:sz w:val="18"/>
                <w:szCs w:val="18"/>
              </w:rPr>
              <w:t>课程目标2（0</w:t>
            </w:r>
            <w:r w:rsidRPr="00EB6633">
              <w:rPr>
                <w:rFonts w:ascii="宋体" w:hAnsi="宋体"/>
                <w:sz w:val="18"/>
                <w:szCs w:val="18"/>
              </w:rPr>
              <w:t>.6</w:t>
            </w:r>
            <w:r w:rsidRPr="00EB6633">
              <w:rPr>
                <w:rFonts w:ascii="宋体" w:hAnsi="宋体" w:hint="eastAsia"/>
                <w:sz w:val="18"/>
                <w:szCs w:val="18"/>
              </w:rPr>
              <w:t>）</w:t>
            </w:r>
          </w:p>
          <w:p w14:paraId="3EBB1BFD" w14:textId="66424BAE" w:rsidR="008D1EC6" w:rsidRPr="00EB6633" w:rsidRDefault="008D1EC6" w:rsidP="008D1EC6">
            <w:pPr>
              <w:widowControl/>
              <w:snapToGrid w:val="0"/>
              <w:spacing w:line="3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B6633">
              <w:rPr>
                <w:rFonts w:ascii="宋体" w:hAnsi="宋体" w:hint="eastAsia"/>
                <w:sz w:val="18"/>
                <w:szCs w:val="18"/>
              </w:rPr>
              <w:t>课程目标3（0</w:t>
            </w:r>
            <w:r w:rsidRPr="00EB6633">
              <w:rPr>
                <w:rFonts w:ascii="宋体" w:hAnsi="宋体"/>
                <w:sz w:val="18"/>
                <w:szCs w:val="18"/>
              </w:rPr>
              <w:t>.2</w:t>
            </w:r>
            <w:r w:rsidRPr="00EB6633"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</w:tr>
    </w:tbl>
    <w:p w14:paraId="2CEA51FC" w14:textId="26A275FC" w:rsidR="004124D5" w:rsidRDefault="004124D5" w:rsidP="00152E23">
      <w:pPr>
        <w:widowControl/>
        <w:snapToGrid w:val="0"/>
        <w:spacing w:beforeLines="50" w:before="156" w:afterLines="50" w:after="156"/>
        <w:outlineLvl w:val="0"/>
        <w:rPr>
          <w:ins w:id="4" w:author="作者"/>
          <w:rFonts w:ascii="宋体" w:hAnsi="宋体"/>
          <w:kern w:val="0"/>
          <w:sz w:val="18"/>
          <w:szCs w:val="18"/>
        </w:rPr>
      </w:pPr>
    </w:p>
    <w:p w14:paraId="5358DE1C" w14:textId="77777777" w:rsidR="007D69BC" w:rsidRPr="0094684E" w:rsidRDefault="007D69BC" w:rsidP="007D69BC">
      <w:pPr>
        <w:widowControl/>
        <w:snapToGrid w:val="0"/>
        <w:spacing w:beforeLines="50" w:before="156" w:afterLines="50" w:after="156" w:line="360" w:lineRule="exact"/>
        <w:ind w:firstLineChars="472" w:firstLine="850"/>
        <w:outlineLvl w:val="0"/>
        <w:rPr>
          <w:rFonts w:ascii="宋体" w:hAnsi="宋体"/>
          <w:kern w:val="0"/>
          <w:sz w:val="18"/>
          <w:szCs w:val="18"/>
        </w:rPr>
      </w:pPr>
      <w:r w:rsidRPr="0094684E">
        <w:rPr>
          <w:rFonts w:ascii="宋体" w:hAnsi="宋体" w:hint="eastAsia"/>
          <w:kern w:val="0"/>
          <w:sz w:val="18"/>
          <w:szCs w:val="18"/>
        </w:rPr>
        <w:t>注：课程适用其它理工专业及其课程目标支撑的专业毕业要求观测点，详见附表1。</w:t>
      </w:r>
    </w:p>
    <w:p w14:paraId="27AA34A1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五、教学内容及学习要求</w:t>
      </w:r>
    </w:p>
    <w:p w14:paraId="20983485" w14:textId="77777777" w:rsidR="00173154" w:rsidRPr="002A2330" w:rsidRDefault="00173154" w:rsidP="00173154">
      <w:pPr>
        <w:snapToGrid w:val="0"/>
        <w:spacing w:afterLines="50" w:after="156" w:line="360" w:lineRule="exact"/>
        <w:ind w:firstLineChars="200" w:firstLine="440"/>
        <w:rPr>
          <w:rFonts w:ascii="宋体" w:hAnsi="宋体"/>
          <w:bCs/>
          <w:sz w:val="22"/>
        </w:rPr>
      </w:pPr>
      <w:r w:rsidRPr="002A2330">
        <w:rPr>
          <w:rFonts w:ascii="黑体" w:eastAsia="黑体" w:hAnsi="黑体" w:hint="eastAsia"/>
          <w:sz w:val="22"/>
          <w:szCs w:val="22"/>
        </w:rPr>
        <w:t>第一单元 小型网络解决方案的设计</w:t>
      </w:r>
    </w:p>
    <w:p w14:paraId="0A23881E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lastRenderedPageBreak/>
        <w:t>支撑目标：</w:t>
      </w:r>
      <w:r w:rsidRPr="002A2330">
        <w:rPr>
          <w:rFonts w:ascii="宋体" w:hAnsi="宋体"/>
          <w:kern w:val="0"/>
          <w:szCs w:val="21"/>
        </w:rPr>
        <w:t>课程目标1</w:t>
      </w:r>
    </w:p>
    <w:p w14:paraId="1029AA69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教学内容：</w:t>
      </w:r>
    </w:p>
    <w:p w14:paraId="297B4ADF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0"/>
        <w:jc w:val="left"/>
        <w:rPr>
          <w:rFonts w:ascii="宋体" w:hAnsi="宋体"/>
          <w:b/>
          <w:kern w:val="0"/>
          <w:szCs w:val="21"/>
        </w:rPr>
      </w:pPr>
      <w:r w:rsidRPr="002A2330">
        <w:rPr>
          <w:rFonts w:hint="eastAsia"/>
          <w:szCs w:val="21"/>
        </w:rPr>
        <w:t>根据学生专业知识背景选择一个实验题目（见实验题目表），对相应的小型网络进行设计，所设计的系统应至少满足以下要求：</w:t>
      </w:r>
    </w:p>
    <w:p w14:paraId="79F426D9" w14:textId="77777777" w:rsidR="00173154" w:rsidRPr="002A2330" w:rsidRDefault="00173154" w:rsidP="00173154">
      <w:pPr>
        <w:pStyle w:val="af9"/>
        <w:widowControl/>
        <w:numPr>
          <w:ilvl w:val="0"/>
          <w:numId w:val="40"/>
        </w:numPr>
        <w:snapToGrid w:val="0"/>
        <w:spacing w:line="400" w:lineRule="exact"/>
        <w:ind w:firstLineChars="0"/>
        <w:jc w:val="left"/>
      </w:pPr>
      <w:r w:rsidRPr="002A2330">
        <w:rPr>
          <w:rFonts w:ascii="宋体" w:hAnsi="宋体" w:hint="eastAsia"/>
          <w:szCs w:val="21"/>
        </w:rPr>
        <w:t>根据需求分析完成某小型网络的总体方案设计</w:t>
      </w:r>
    </w:p>
    <w:p w14:paraId="26834ADE" w14:textId="77777777" w:rsidR="00173154" w:rsidRPr="002A2330" w:rsidRDefault="00173154" w:rsidP="00173154">
      <w:pPr>
        <w:pStyle w:val="af9"/>
        <w:widowControl/>
        <w:numPr>
          <w:ilvl w:val="0"/>
          <w:numId w:val="40"/>
        </w:numPr>
        <w:snapToGrid w:val="0"/>
        <w:spacing w:line="400" w:lineRule="exact"/>
        <w:ind w:firstLineChars="0"/>
        <w:jc w:val="left"/>
      </w:pPr>
      <w:r w:rsidRPr="002A2330">
        <w:rPr>
          <w:rFonts w:ascii="宋体" w:hAnsi="宋体" w:hint="eastAsia"/>
          <w:szCs w:val="21"/>
        </w:rPr>
        <w:t>确定网络逻辑拓扑结构和所采用的网络技术、主要设备的性能指标</w:t>
      </w:r>
    </w:p>
    <w:p w14:paraId="15DC0031" w14:textId="77777777" w:rsidR="00173154" w:rsidRPr="002A2330" w:rsidRDefault="00173154" w:rsidP="00173154">
      <w:pPr>
        <w:pStyle w:val="af9"/>
        <w:widowControl/>
        <w:numPr>
          <w:ilvl w:val="0"/>
          <w:numId w:val="40"/>
        </w:numPr>
        <w:snapToGrid w:val="0"/>
        <w:spacing w:line="400" w:lineRule="exact"/>
        <w:ind w:firstLineChars="0"/>
        <w:jc w:val="left"/>
      </w:pPr>
      <w:r w:rsidRPr="002A2330">
        <w:rPr>
          <w:rFonts w:ascii="宋体" w:hAnsi="宋体" w:hint="eastAsia"/>
          <w:szCs w:val="21"/>
        </w:rPr>
        <w:t>完成设备的选型和经费预算（选做）</w:t>
      </w:r>
      <w:r w:rsidRPr="002A2330">
        <w:rPr>
          <w:rFonts w:hint="eastAsia"/>
        </w:rPr>
        <w:t>。</w:t>
      </w:r>
    </w:p>
    <w:p w14:paraId="34000D9A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b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学习要求：</w:t>
      </w:r>
    </w:p>
    <w:p w14:paraId="01169076" w14:textId="77777777" w:rsidR="00173154" w:rsidRPr="002A2330" w:rsidRDefault="00173154" w:rsidP="00173154">
      <w:pPr>
        <w:pStyle w:val="af9"/>
        <w:widowControl/>
        <w:numPr>
          <w:ilvl w:val="0"/>
          <w:numId w:val="41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理解网络方案设计的一般流程，掌握网络方案设计的基本方法，能够结合实际需求进行方案设计，了解进行网络预算的基本方法；</w:t>
      </w:r>
    </w:p>
    <w:p w14:paraId="59B0A53B" w14:textId="77777777" w:rsidR="00173154" w:rsidRPr="002A2330" w:rsidRDefault="00173154" w:rsidP="00173154">
      <w:pPr>
        <w:pStyle w:val="af9"/>
        <w:widowControl/>
        <w:numPr>
          <w:ilvl w:val="0"/>
          <w:numId w:val="41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能够完成网络设计方案的编写，掌握网络逻辑拓扑结构的绘制方法。</w:t>
      </w:r>
    </w:p>
    <w:p w14:paraId="68BFA246" w14:textId="77777777" w:rsidR="00173154" w:rsidRPr="002A2330" w:rsidRDefault="00173154" w:rsidP="00173154">
      <w:pPr>
        <w:snapToGrid w:val="0"/>
        <w:spacing w:afterLines="50" w:after="156" w:line="360" w:lineRule="exact"/>
        <w:ind w:firstLineChars="200" w:firstLine="440"/>
        <w:rPr>
          <w:rFonts w:ascii="宋体" w:hAnsi="宋体"/>
          <w:bCs/>
          <w:sz w:val="22"/>
        </w:rPr>
      </w:pPr>
      <w:r w:rsidRPr="002A2330">
        <w:rPr>
          <w:rFonts w:ascii="黑体" w:eastAsia="黑体" w:hAnsi="黑体" w:hint="eastAsia"/>
          <w:sz w:val="22"/>
          <w:szCs w:val="22"/>
        </w:rPr>
        <w:t>第二单元</w:t>
      </w:r>
      <w:r w:rsidRPr="002A2330">
        <w:rPr>
          <w:rFonts w:ascii="黑体" w:eastAsia="黑体" w:hAnsi="黑体"/>
          <w:sz w:val="22"/>
          <w:szCs w:val="22"/>
        </w:rPr>
        <w:t xml:space="preserve"> </w:t>
      </w:r>
      <w:r w:rsidRPr="002A2330">
        <w:rPr>
          <w:rFonts w:ascii="黑体" w:eastAsia="黑体" w:hAnsi="黑体" w:hint="eastAsia"/>
          <w:sz w:val="22"/>
          <w:szCs w:val="22"/>
        </w:rPr>
        <w:t xml:space="preserve"> 局域网配置</w:t>
      </w:r>
    </w:p>
    <w:p w14:paraId="1AC13491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支撑目标：</w:t>
      </w:r>
      <w:r w:rsidRPr="002A2330">
        <w:rPr>
          <w:rFonts w:ascii="宋体" w:hAnsi="宋体"/>
          <w:kern w:val="0"/>
          <w:szCs w:val="21"/>
        </w:rPr>
        <w:t>课程目标2</w:t>
      </w:r>
      <w:r w:rsidRPr="002A2330">
        <w:rPr>
          <w:rFonts w:ascii="宋体" w:hAnsi="宋体" w:hint="eastAsia"/>
          <w:kern w:val="0"/>
          <w:szCs w:val="21"/>
        </w:rPr>
        <w:t>、3</w:t>
      </w:r>
    </w:p>
    <w:p w14:paraId="010A700D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教学内容：</w:t>
      </w:r>
    </w:p>
    <w:p w14:paraId="0879603E" w14:textId="77777777" w:rsidR="00173154" w:rsidRPr="002A2330" w:rsidRDefault="00173154" w:rsidP="00173154">
      <w:pPr>
        <w:pStyle w:val="af9"/>
        <w:widowControl/>
        <w:numPr>
          <w:ilvl w:val="0"/>
          <w:numId w:val="42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根据方案在模拟器中完成网络的基本搭建以及相关配置，具体包括交换机</w:t>
      </w:r>
      <w:r w:rsidRPr="002A2330">
        <w:rPr>
          <w:rFonts w:hint="eastAsia"/>
        </w:rPr>
        <w:t>V</w:t>
      </w:r>
      <w:r w:rsidRPr="002A2330">
        <w:t>LAN</w:t>
      </w:r>
      <w:r w:rsidRPr="002A2330">
        <w:rPr>
          <w:rFonts w:hint="eastAsia"/>
        </w:rPr>
        <w:t>划分、三层交换机配置以及路由配置</w:t>
      </w:r>
    </w:p>
    <w:p w14:paraId="336DE2DF" w14:textId="77777777" w:rsidR="00173154" w:rsidRPr="002A2330" w:rsidRDefault="00173154" w:rsidP="00173154">
      <w:pPr>
        <w:pStyle w:val="af9"/>
        <w:widowControl/>
        <w:numPr>
          <w:ilvl w:val="0"/>
          <w:numId w:val="42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采用</w:t>
      </w:r>
      <w:r w:rsidRPr="002A2330">
        <w:rPr>
          <w:rFonts w:hint="eastAsia"/>
        </w:rPr>
        <w:t>D</w:t>
      </w:r>
      <w:r w:rsidRPr="002A2330">
        <w:t>HCP</w:t>
      </w:r>
      <w:r w:rsidRPr="002A2330">
        <w:rPr>
          <w:rFonts w:hint="eastAsia"/>
        </w:rPr>
        <w:t>进行</w:t>
      </w:r>
      <w:r w:rsidRPr="002A2330">
        <w:rPr>
          <w:rFonts w:hint="eastAsia"/>
        </w:rPr>
        <w:t>I</w:t>
      </w:r>
      <w:r w:rsidRPr="002A2330">
        <w:t>P</w:t>
      </w:r>
      <w:r w:rsidRPr="002A2330">
        <w:rPr>
          <w:rFonts w:hint="eastAsia"/>
        </w:rPr>
        <w:t>自动配置并进行调试</w:t>
      </w:r>
    </w:p>
    <w:p w14:paraId="19A55AC5" w14:textId="77777777" w:rsidR="00173154" w:rsidRPr="002A2330" w:rsidRDefault="00173154" w:rsidP="00173154">
      <w:pPr>
        <w:pStyle w:val="af9"/>
        <w:widowControl/>
        <w:numPr>
          <w:ilvl w:val="0"/>
          <w:numId w:val="42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通过</w:t>
      </w:r>
      <w:r w:rsidRPr="002A2330">
        <w:rPr>
          <w:rFonts w:hint="eastAsia"/>
        </w:rPr>
        <w:t>V</w:t>
      </w:r>
      <w:r w:rsidRPr="002A2330">
        <w:t>PN</w:t>
      </w:r>
      <w:r w:rsidRPr="002A2330">
        <w:rPr>
          <w:rFonts w:hint="eastAsia"/>
        </w:rPr>
        <w:t>技术实现远程接入内部网</w:t>
      </w:r>
    </w:p>
    <w:p w14:paraId="7797F9EA" w14:textId="77777777" w:rsidR="00173154" w:rsidRPr="002A2330" w:rsidRDefault="00173154" w:rsidP="00173154">
      <w:pPr>
        <w:pStyle w:val="af9"/>
        <w:widowControl/>
        <w:numPr>
          <w:ilvl w:val="0"/>
          <w:numId w:val="42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根据方案实现应用层网络服务配置以及安全配置</w:t>
      </w:r>
    </w:p>
    <w:p w14:paraId="1C5B6D00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b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学习要求：</w:t>
      </w:r>
    </w:p>
    <w:p w14:paraId="7A7152EB" w14:textId="77777777" w:rsidR="00173154" w:rsidRPr="002A2330" w:rsidRDefault="00173154" w:rsidP="00173154">
      <w:pPr>
        <w:pStyle w:val="af9"/>
        <w:widowControl/>
        <w:numPr>
          <w:ilvl w:val="0"/>
          <w:numId w:val="43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理解网络通信配置、网络服务配置、网络安全配置的基本原理和配置方法</w:t>
      </w:r>
    </w:p>
    <w:p w14:paraId="6886EADE" w14:textId="77777777" w:rsidR="00173154" w:rsidRPr="002A2330" w:rsidRDefault="00173154" w:rsidP="00173154">
      <w:pPr>
        <w:pStyle w:val="af9"/>
        <w:widowControl/>
        <w:numPr>
          <w:ilvl w:val="0"/>
          <w:numId w:val="43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掌握不同类型</w:t>
      </w:r>
      <w:r w:rsidRPr="002A2330">
        <w:rPr>
          <w:rFonts w:hint="eastAsia"/>
        </w:rPr>
        <w:t>V</w:t>
      </w:r>
      <w:r w:rsidRPr="002A2330">
        <w:t>PN</w:t>
      </w:r>
      <w:r w:rsidRPr="002A2330">
        <w:rPr>
          <w:rFonts w:hint="eastAsia"/>
        </w:rPr>
        <w:t>的以及相应的配置方法</w:t>
      </w:r>
    </w:p>
    <w:p w14:paraId="1AED3D43" w14:textId="77777777" w:rsidR="00173154" w:rsidRPr="002A2330" w:rsidRDefault="00173154" w:rsidP="00173154">
      <w:pPr>
        <w:pStyle w:val="af9"/>
        <w:widowControl/>
        <w:numPr>
          <w:ilvl w:val="0"/>
          <w:numId w:val="43"/>
        </w:numPr>
        <w:snapToGrid w:val="0"/>
        <w:spacing w:line="400" w:lineRule="exact"/>
        <w:ind w:firstLineChars="0"/>
        <w:jc w:val="left"/>
      </w:pPr>
      <w:r w:rsidRPr="002A2330">
        <w:rPr>
          <w:rFonts w:hint="eastAsia"/>
        </w:rPr>
        <w:t>能够抓取各种不同协议类型的报文，并分析实验过程中的数据流</w:t>
      </w:r>
    </w:p>
    <w:p w14:paraId="1A53FB6C" w14:textId="77777777" w:rsidR="00173154" w:rsidRPr="002A2330" w:rsidRDefault="00173154" w:rsidP="00173154">
      <w:pPr>
        <w:pStyle w:val="af9"/>
        <w:widowControl/>
        <w:numPr>
          <w:ilvl w:val="0"/>
          <w:numId w:val="43"/>
        </w:numPr>
        <w:snapToGrid w:val="0"/>
        <w:spacing w:line="400" w:lineRule="exact"/>
        <w:ind w:firstLineChars="0"/>
        <w:jc w:val="left"/>
      </w:pPr>
      <w:r w:rsidRPr="002A2330">
        <w:rPr>
          <w:rFonts w:ascii="宋体" w:hAnsi="宋体" w:hint="eastAsia"/>
          <w:szCs w:val="21"/>
        </w:rPr>
        <w:t>认真按时完成课程设计报告，具体要求见设计报告模板，其实技术分析要求列出该方案涉及到的技术环节，技术实现的背景（就是为什么要用这个技术）的内容、原理和步骤等，可通过查阅资料，需要将技术表述清楚。</w:t>
      </w:r>
    </w:p>
    <w:p w14:paraId="22E12E09" w14:textId="77777777" w:rsidR="00173154" w:rsidRPr="002A2330" w:rsidRDefault="00173154" w:rsidP="00173154">
      <w:pPr>
        <w:snapToGrid w:val="0"/>
        <w:spacing w:afterLines="50" w:after="156" w:line="360" w:lineRule="exact"/>
        <w:ind w:firstLineChars="200" w:firstLine="440"/>
        <w:rPr>
          <w:rFonts w:ascii="黑体" w:eastAsia="黑体" w:hAnsi="黑体"/>
          <w:sz w:val="22"/>
          <w:szCs w:val="22"/>
        </w:rPr>
      </w:pPr>
      <w:r w:rsidRPr="002A2330">
        <w:rPr>
          <w:rFonts w:ascii="黑体" w:eastAsia="黑体" w:hAnsi="黑体"/>
          <w:sz w:val="22"/>
          <w:szCs w:val="22"/>
        </w:rPr>
        <w:t>第</w:t>
      </w:r>
      <w:r w:rsidRPr="002A2330">
        <w:rPr>
          <w:rFonts w:ascii="黑体" w:eastAsia="黑体" w:hAnsi="黑体" w:hint="eastAsia"/>
          <w:sz w:val="22"/>
          <w:szCs w:val="22"/>
        </w:rPr>
        <w:t>三</w:t>
      </w:r>
      <w:r w:rsidRPr="002A2330">
        <w:rPr>
          <w:rFonts w:ascii="黑体" w:eastAsia="黑体" w:hAnsi="黑体"/>
          <w:sz w:val="22"/>
          <w:szCs w:val="22"/>
        </w:rPr>
        <w:t>单元</w:t>
      </w:r>
      <w:r w:rsidRPr="002A2330">
        <w:rPr>
          <w:rFonts w:ascii="黑体" w:eastAsia="黑体" w:hAnsi="黑体" w:hint="eastAsia"/>
          <w:sz w:val="22"/>
          <w:szCs w:val="22"/>
        </w:rPr>
        <w:t xml:space="preserve"> 汇报</w:t>
      </w:r>
      <w:r w:rsidRPr="002A2330">
        <w:rPr>
          <w:rFonts w:ascii="黑体" w:eastAsia="黑体" w:hAnsi="黑体"/>
          <w:sz w:val="22"/>
          <w:szCs w:val="22"/>
        </w:rPr>
        <w:t>答辩</w:t>
      </w:r>
    </w:p>
    <w:p w14:paraId="33AFD3E8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支撑目标：</w:t>
      </w:r>
      <w:r w:rsidRPr="002A2330">
        <w:rPr>
          <w:rFonts w:ascii="宋体" w:hAnsi="宋体"/>
          <w:kern w:val="0"/>
          <w:szCs w:val="21"/>
        </w:rPr>
        <w:t>课程目标1</w:t>
      </w:r>
      <w:r w:rsidRPr="002A2330">
        <w:rPr>
          <w:rFonts w:ascii="宋体" w:hAnsi="宋体" w:hint="eastAsia"/>
          <w:kern w:val="0"/>
          <w:szCs w:val="21"/>
        </w:rPr>
        <w:t>-</w:t>
      </w:r>
      <w:r w:rsidRPr="002A2330">
        <w:rPr>
          <w:rFonts w:ascii="宋体" w:hAnsi="宋体"/>
          <w:kern w:val="0"/>
          <w:szCs w:val="21"/>
        </w:rPr>
        <w:t>3</w:t>
      </w:r>
    </w:p>
    <w:p w14:paraId="7B612D71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b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教学内容：</w:t>
      </w:r>
    </w:p>
    <w:p w14:paraId="5A1930CD" w14:textId="77777777" w:rsidR="00173154" w:rsidRPr="002A2330" w:rsidRDefault="00173154" w:rsidP="00173154">
      <w:pPr>
        <w:widowControl/>
        <w:snapToGrid w:val="0"/>
        <w:spacing w:line="360" w:lineRule="exact"/>
        <w:ind w:firstLineChars="337" w:firstLine="708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1．</w:t>
      </w:r>
      <w:r w:rsidRPr="002A2330">
        <w:rPr>
          <w:rFonts w:ascii="宋体" w:hAnsi="宋体" w:hint="eastAsia"/>
          <w:kern w:val="0"/>
          <w:szCs w:val="21"/>
        </w:rPr>
        <w:t>网络整体配置检查</w:t>
      </w:r>
      <w:r w:rsidRPr="002A2330">
        <w:rPr>
          <w:rFonts w:ascii="宋体" w:hAnsi="宋体"/>
          <w:kern w:val="0"/>
          <w:szCs w:val="21"/>
        </w:rPr>
        <w:t>；</w:t>
      </w:r>
    </w:p>
    <w:p w14:paraId="1371FFEB" w14:textId="77777777" w:rsidR="00173154" w:rsidRPr="002A2330" w:rsidRDefault="00173154" w:rsidP="00173154">
      <w:pPr>
        <w:widowControl/>
        <w:snapToGrid w:val="0"/>
        <w:spacing w:line="360" w:lineRule="exact"/>
        <w:ind w:firstLineChars="337" w:firstLine="708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2．准备答辩。</w:t>
      </w:r>
    </w:p>
    <w:p w14:paraId="17738CE0" w14:textId="77777777" w:rsidR="00173154" w:rsidRPr="002A2330" w:rsidRDefault="00173154" w:rsidP="00173154">
      <w:pPr>
        <w:widowControl/>
        <w:adjustRightInd w:val="0"/>
        <w:snapToGrid w:val="0"/>
        <w:spacing w:line="360" w:lineRule="exact"/>
        <w:ind w:firstLineChars="200" w:firstLine="422"/>
        <w:jc w:val="left"/>
        <w:rPr>
          <w:rFonts w:ascii="宋体" w:hAnsi="宋体"/>
          <w:b/>
          <w:kern w:val="0"/>
          <w:szCs w:val="21"/>
        </w:rPr>
      </w:pPr>
      <w:r w:rsidRPr="002A2330">
        <w:rPr>
          <w:rFonts w:ascii="宋体" w:hAnsi="宋体"/>
          <w:b/>
          <w:kern w:val="0"/>
          <w:szCs w:val="21"/>
        </w:rPr>
        <w:t>学习要求：</w:t>
      </w:r>
    </w:p>
    <w:p w14:paraId="46F0312F" w14:textId="77777777" w:rsidR="00173154" w:rsidRPr="002A2330" w:rsidRDefault="00173154" w:rsidP="00173154">
      <w:pPr>
        <w:widowControl/>
        <w:snapToGrid w:val="0"/>
        <w:spacing w:line="360" w:lineRule="exact"/>
        <w:ind w:firstLineChars="337" w:firstLine="708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1．掌握</w:t>
      </w:r>
      <w:r w:rsidRPr="002A2330">
        <w:rPr>
          <w:rFonts w:ascii="宋体" w:hAnsi="宋体" w:hint="eastAsia"/>
          <w:szCs w:val="21"/>
        </w:rPr>
        <w:t>计算机网络设计及配置的基本方法</w:t>
      </w:r>
      <w:r w:rsidRPr="002A2330">
        <w:rPr>
          <w:rFonts w:ascii="宋体" w:hAnsi="宋体"/>
          <w:kern w:val="0"/>
          <w:szCs w:val="21"/>
        </w:rPr>
        <w:t>；</w:t>
      </w:r>
    </w:p>
    <w:p w14:paraId="079BC0AE" w14:textId="77777777" w:rsidR="00173154" w:rsidRPr="002A2330" w:rsidRDefault="00173154" w:rsidP="00173154">
      <w:pPr>
        <w:widowControl/>
        <w:snapToGrid w:val="0"/>
        <w:spacing w:line="360" w:lineRule="exact"/>
        <w:ind w:firstLineChars="337" w:firstLine="708"/>
        <w:jc w:val="left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2．熟悉</w:t>
      </w:r>
      <w:r w:rsidRPr="002A2330">
        <w:rPr>
          <w:rFonts w:ascii="宋体" w:hAnsi="宋体" w:hint="eastAsia"/>
          <w:szCs w:val="21"/>
        </w:rPr>
        <w:t>计算机网络</w:t>
      </w:r>
      <w:r w:rsidRPr="002A2330">
        <w:rPr>
          <w:rFonts w:ascii="宋体" w:hAnsi="宋体"/>
          <w:kern w:val="0"/>
          <w:szCs w:val="21"/>
        </w:rPr>
        <w:t>实践过程，答辩过程中能清楚流利地回答教师的问题。</w:t>
      </w:r>
    </w:p>
    <w:p w14:paraId="5F9F9AFC" w14:textId="1FA1E343" w:rsidR="000C3C92" w:rsidRPr="00173154" w:rsidRDefault="000C3C92" w:rsidP="000C3C92">
      <w:pPr>
        <w:widowControl/>
        <w:snapToGrid w:val="0"/>
        <w:spacing w:line="360" w:lineRule="exact"/>
        <w:ind w:firstLine="420"/>
        <w:jc w:val="left"/>
        <w:rPr>
          <w:rFonts w:ascii="宋体" w:hAnsi="宋体"/>
          <w:szCs w:val="21"/>
        </w:rPr>
      </w:pPr>
    </w:p>
    <w:p w14:paraId="3605198F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六、学时分配</w:t>
      </w:r>
    </w:p>
    <w:p w14:paraId="7CB24A21" w14:textId="77777777" w:rsidR="007D69BC" w:rsidRPr="0094684E" w:rsidRDefault="007D69BC" w:rsidP="007D69BC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课程</w:t>
      </w:r>
      <w:r w:rsidRPr="0094684E">
        <w:rPr>
          <w:rFonts w:ascii="宋体" w:hAnsi="宋体" w:hint="eastAsia"/>
          <w:kern w:val="0"/>
          <w:szCs w:val="21"/>
        </w:rPr>
        <w:t>教学内容</w:t>
      </w:r>
      <w:r w:rsidRPr="0094684E">
        <w:rPr>
          <w:rFonts w:ascii="宋体" w:hAnsi="宋体"/>
          <w:kern w:val="0"/>
          <w:szCs w:val="21"/>
        </w:rPr>
        <w:t>各单元建议学时分配如下表（单位：天）。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9"/>
        <w:gridCol w:w="815"/>
        <w:gridCol w:w="878"/>
        <w:gridCol w:w="876"/>
        <w:gridCol w:w="876"/>
        <w:gridCol w:w="876"/>
        <w:gridCol w:w="1392"/>
      </w:tblGrid>
      <w:tr w:rsidR="007D69BC" w:rsidRPr="0094684E" w14:paraId="453A6AF5" w14:textId="77777777" w:rsidTr="00426CDD">
        <w:trPr>
          <w:trHeight w:val="407"/>
          <w:tblHeader/>
          <w:jc w:val="center"/>
        </w:trPr>
        <w:tc>
          <w:tcPr>
            <w:tcW w:w="1851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D2C341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18"/>
              </w:rPr>
              <w:t>教学内容</w:t>
            </w:r>
          </w:p>
        </w:tc>
        <w:tc>
          <w:tcPr>
            <w:tcW w:w="449" w:type="pct"/>
            <w:tcBorders>
              <w:top w:val="single" w:sz="12" w:space="0" w:color="auto"/>
            </w:tcBorders>
            <w:vAlign w:val="center"/>
          </w:tcPr>
          <w:p w14:paraId="56998AC6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18"/>
              </w:rPr>
              <w:t>讲授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5B6DB8ED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18"/>
              </w:rPr>
              <w:t>绘图撰写报告</w:t>
            </w:r>
          </w:p>
        </w:tc>
        <w:tc>
          <w:tcPr>
            <w:tcW w:w="483" w:type="pct"/>
            <w:tcBorders>
              <w:top w:val="single" w:sz="12" w:space="0" w:color="auto"/>
            </w:tcBorders>
            <w:vAlign w:val="center"/>
          </w:tcPr>
          <w:p w14:paraId="1B5C44A0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18"/>
              </w:rPr>
              <w:t>研讨</w:t>
            </w:r>
          </w:p>
        </w:tc>
        <w:tc>
          <w:tcPr>
            <w:tcW w:w="483" w:type="pct"/>
            <w:tcBorders>
              <w:top w:val="single" w:sz="12" w:space="0" w:color="auto"/>
            </w:tcBorders>
            <w:vAlign w:val="center"/>
          </w:tcPr>
          <w:p w14:paraId="3DC17083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kern w:val="0"/>
                <w:sz w:val="18"/>
                <w:szCs w:val="18"/>
              </w:rPr>
              <w:t>汇报</w:t>
            </w:r>
          </w:p>
          <w:p w14:paraId="410628E2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18"/>
              </w:rPr>
              <w:t>答辩</w:t>
            </w:r>
          </w:p>
        </w:tc>
        <w:tc>
          <w:tcPr>
            <w:tcW w:w="483" w:type="pct"/>
            <w:tcBorders>
              <w:top w:val="single" w:sz="12" w:space="0" w:color="auto"/>
            </w:tcBorders>
            <w:vAlign w:val="center"/>
          </w:tcPr>
          <w:p w14:paraId="245B3108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kern w:val="0"/>
                <w:sz w:val="18"/>
                <w:szCs w:val="18"/>
              </w:rPr>
              <w:t>小计</w:t>
            </w:r>
          </w:p>
        </w:tc>
        <w:tc>
          <w:tcPr>
            <w:tcW w:w="767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974CBF5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kern w:val="0"/>
                <w:sz w:val="18"/>
                <w:szCs w:val="18"/>
              </w:rPr>
              <w:t>支撑的</w:t>
            </w:r>
          </w:p>
          <w:p w14:paraId="70C15DDA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kern w:val="0"/>
                <w:sz w:val="18"/>
                <w:szCs w:val="18"/>
              </w:rPr>
              <w:t>课程目标</w:t>
            </w:r>
          </w:p>
        </w:tc>
      </w:tr>
      <w:tr w:rsidR="00426CDD" w:rsidRPr="0094684E" w14:paraId="68D09AF8" w14:textId="77777777" w:rsidTr="00426CDD">
        <w:trPr>
          <w:trHeight w:val="379"/>
          <w:jc w:val="center"/>
        </w:trPr>
        <w:tc>
          <w:tcPr>
            <w:tcW w:w="1851" w:type="pct"/>
            <w:tcBorders>
              <w:left w:val="single" w:sz="12" w:space="0" w:color="auto"/>
            </w:tcBorders>
            <w:vAlign w:val="center"/>
          </w:tcPr>
          <w:p w14:paraId="6D260F18" w14:textId="4B7A4A14" w:rsidR="00426CDD" w:rsidRPr="0094684E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bookmarkStart w:id="5" w:name="_Hlk228870014"/>
            <w:r w:rsidRPr="002A2330">
              <w:rPr>
                <w:rFonts w:ascii="宋体" w:hAnsi="宋体"/>
                <w:kern w:val="0"/>
                <w:sz w:val="18"/>
                <w:szCs w:val="18"/>
              </w:rPr>
              <w:t>第一单元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 xml:space="preserve"> 小型网络解决方案设计</w:t>
            </w:r>
          </w:p>
        </w:tc>
        <w:tc>
          <w:tcPr>
            <w:tcW w:w="449" w:type="pct"/>
            <w:vAlign w:val="center"/>
          </w:tcPr>
          <w:p w14:paraId="681E009B" w14:textId="2D78CB3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484" w:type="pct"/>
            <w:vAlign w:val="center"/>
          </w:tcPr>
          <w:p w14:paraId="620A21EF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83" w:type="pct"/>
            <w:vAlign w:val="center"/>
          </w:tcPr>
          <w:p w14:paraId="39C4AFAE" w14:textId="0E18D0AE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（1）</w:t>
            </w:r>
          </w:p>
        </w:tc>
        <w:tc>
          <w:tcPr>
            <w:tcW w:w="483" w:type="pct"/>
            <w:vAlign w:val="center"/>
          </w:tcPr>
          <w:p w14:paraId="49948897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83" w:type="pct"/>
            <w:vAlign w:val="center"/>
          </w:tcPr>
          <w:p w14:paraId="6248F5A6" w14:textId="690A5290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767" w:type="pct"/>
            <w:tcBorders>
              <w:right w:val="single" w:sz="12" w:space="0" w:color="auto"/>
            </w:tcBorders>
            <w:vAlign w:val="center"/>
          </w:tcPr>
          <w:p w14:paraId="2404D79E" w14:textId="4C0E56B9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课程目标1</w:t>
            </w:r>
          </w:p>
        </w:tc>
      </w:tr>
      <w:bookmarkEnd w:id="5"/>
      <w:tr w:rsidR="00426CDD" w:rsidRPr="0094684E" w14:paraId="71263265" w14:textId="77777777" w:rsidTr="00426CDD">
        <w:trPr>
          <w:trHeight w:val="407"/>
          <w:jc w:val="center"/>
        </w:trPr>
        <w:tc>
          <w:tcPr>
            <w:tcW w:w="1851" w:type="pct"/>
            <w:tcBorders>
              <w:left w:val="single" w:sz="12" w:space="0" w:color="auto"/>
            </w:tcBorders>
            <w:vAlign w:val="center"/>
          </w:tcPr>
          <w:p w14:paraId="25D5FC61" w14:textId="74C531E2" w:rsidR="00426CDD" w:rsidRPr="0094684E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第二单元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 xml:space="preserve"> 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局域网配置</w:t>
            </w:r>
          </w:p>
        </w:tc>
        <w:tc>
          <w:tcPr>
            <w:tcW w:w="449" w:type="pct"/>
            <w:vAlign w:val="center"/>
          </w:tcPr>
          <w:p w14:paraId="1D3FD860" w14:textId="4C179F1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484" w:type="pct"/>
            <w:vAlign w:val="center"/>
          </w:tcPr>
          <w:p w14:paraId="355CAB20" w14:textId="413F161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483" w:type="pct"/>
            <w:vAlign w:val="center"/>
          </w:tcPr>
          <w:p w14:paraId="3F1DB2B5" w14:textId="2C3F36F1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（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3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483" w:type="pct"/>
            <w:vAlign w:val="center"/>
          </w:tcPr>
          <w:p w14:paraId="715D998D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83" w:type="pct"/>
            <w:vAlign w:val="center"/>
          </w:tcPr>
          <w:p w14:paraId="2ED8A139" w14:textId="102B7313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767" w:type="pct"/>
            <w:tcBorders>
              <w:right w:val="single" w:sz="12" w:space="0" w:color="auto"/>
            </w:tcBorders>
            <w:vAlign w:val="center"/>
          </w:tcPr>
          <w:p w14:paraId="47ADC9DE" w14:textId="6DEA6A3B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课程目标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2</w:t>
            </w:r>
          </w:p>
        </w:tc>
      </w:tr>
      <w:tr w:rsidR="00426CDD" w:rsidRPr="0094684E" w14:paraId="4669568A" w14:textId="77777777" w:rsidTr="00426CDD">
        <w:trPr>
          <w:trHeight w:val="407"/>
          <w:jc w:val="center"/>
        </w:trPr>
        <w:tc>
          <w:tcPr>
            <w:tcW w:w="1851" w:type="pct"/>
            <w:tcBorders>
              <w:left w:val="single" w:sz="12" w:space="0" w:color="auto"/>
            </w:tcBorders>
            <w:vAlign w:val="center"/>
          </w:tcPr>
          <w:p w14:paraId="6D7AC40C" w14:textId="54FA3A77" w:rsidR="00426CDD" w:rsidRPr="0094684E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第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三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单元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 xml:space="preserve"> 汇报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答辩</w:t>
            </w:r>
          </w:p>
        </w:tc>
        <w:tc>
          <w:tcPr>
            <w:tcW w:w="449" w:type="pct"/>
            <w:vAlign w:val="center"/>
          </w:tcPr>
          <w:p w14:paraId="19BFE058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10E5DAB" w14:textId="1EA1C9C3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0.5</w:t>
            </w:r>
          </w:p>
        </w:tc>
        <w:tc>
          <w:tcPr>
            <w:tcW w:w="483" w:type="pct"/>
            <w:vAlign w:val="center"/>
          </w:tcPr>
          <w:p w14:paraId="4F2C50D2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483" w:type="pct"/>
            <w:vAlign w:val="center"/>
          </w:tcPr>
          <w:p w14:paraId="7225711C" w14:textId="3FC61236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0.5</w:t>
            </w:r>
          </w:p>
        </w:tc>
        <w:tc>
          <w:tcPr>
            <w:tcW w:w="483" w:type="pct"/>
            <w:vAlign w:val="center"/>
          </w:tcPr>
          <w:p w14:paraId="217143CC" w14:textId="2CB56953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767" w:type="pct"/>
            <w:tcBorders>
              <w:right w:val="single" w:sz="12" w:space="0" w:color="auto"/>
            </w:tcBorders>
            <w:vAlign w:val="center"/>
          </w:tcPr>
          <w:p w14:paraId="1142B012" w14:textId="46966879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课程目标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3</w:t>
            </w:r>
          </w:p>
        </w:tc>
      </w:tr>
      <w:tr w:rsidR="00426CDD" w:rsidRPr="0094684E" w14:paraId="6327850E" w14:textId="77777777" w:rsidTr="00426CDD">
        <w:trPr>
          <w:trHeight w:val="407"/>
          <w:jc w:val="center"/>
        </w:trPr>
        <w:tc>
          <w:tcPr>
            <w:tcW w:w="1851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AAE545" w14:textId="1D773BD1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小计</w:t>
            </w:r>
          </w:p>
        </w:tc>
        <w:tc>
          <w:tcPr>
            <w:tcW w:w="449" w:type="pct"/>
            <w:tcBorders>
              <w:bottom w:val="single" w:sz="12" w:space="0" w:color="auto"/>
            </w:tcBorders>
            <w:vAlign w:val="center"/>
          </w:tcPr>
          <w:p w14:paraId="5E2A58C3" w14:textId="023E94ED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484" w:type="pct"/>
            <w:tcBorders>
              <w:bottom w:val="single" w:sz="12" w:space="0" w:color="auto"/>
            </w:tcBorders>
            <w:vAlign w:val="center"/>
          </w:tcPr>
          <w:p w14:paraId="199C22BC" w14:textId="35E3ECF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3.5</w:t>
            </w:r>
          </w:p>
        </w:tc>
        <w:tc>
          <w:tcPr>
            <w:tcW w:w="483" w:type="pct"/>
            <w:tcBorders>
              <w:bottom w:val="single" w:sz="12" w:space="0" w:color="auto"/>
            </w:tcBorders>
            <w:vAlign w:val="center"/>
          </w:tcPr>
          <w:p w14:paraId="15ED3D5F" w14:textId="0406814D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（</w:t>
            </w:r>
            <w:r w:rsidRPr="002A2330">
              <w:rPr>
                <w:rFonts w:ascii="宋体" w:hAnsi="宋体"/>
                <w:kern w:val="0"/>
                <w:sz w:val="18"/>
                <w:szCs w:val="18"/>
              </w:rPr>
              <w:t>4</w:t>
            </w:r>
            <w:r w:rsidRPr="002A2330">
              <w:rPr>
                <w:rFonts w:ascii="宋体" w:hAnsi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483" w:type="pct"/>
            <w:tcBorders>
              <w:bottom w:val="single" w:sz="12" w:space="0" w:color="auto"/>
            </w:tcBorders>
            <w:vAlign w:val="center"/>
          </w:tcPr>
          <w:p w14:paraId="49582C65" w14:textId="089B089F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0.5</w:t>
            </w:r>
          </w:p>
        </w:tc>
        <w:tc>
          <w:tcPr>
            <w:tcW w:w="483" w:type="pct"/>
            <w:tcBorders>
              <w:bottom w:val="single" w:sz="12" w:space="0" w:color="auto"/>
            </w:tcBorders>
            <w:vAlign w:val="center"/>
          </w:tcPr>
          <w:p w14:paraId="56ABF216" w14:textId="3EA65E3B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2A2330">
              <w:rPr>
                <w:rFonts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767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D731634" w14:textId="77777777" w:rsidR="00426CDD" w:rsidRPr="0094684E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</w:tbl>
    <w:p w14:paraId="7E2864D1" w14:textId="77777777" w:rsidR="007D69BC" w:rsidRPr="0094684E" w:rsidRDefault="007D69BC" w:rsidP="007D69BC">
      <w:pPr>
        <w:spacing w:beforeLines="20" w:before="62" w:line="360" w:lineRule="exact"/>
        <w:ind w:leftChars="1" w:left="2" w:firstLineChars="350" w:firstLine="735"/>
        <w:jc w:val="left"/>
        <w:rPr>
          <w:rFonts w:ascii="宋体" w:hAnsi="宋体"/>
        </w:rPr>
      </w:pPr>
      <w:r w:rsidRPr="0094684E">
        <w:rPr>
          <w:rFonts w:ascii="宋体" w:hAnsi="宋体"/>
        </w:rPr>
        <w:t>注：</w:t>
      </w:r>
      <w:r w:rsidRPr="0094684E">
        <w:rPr>
          <w:rFonts w:ascii="宋体" w:hAnsi="宋体" w:hint="eastAsia"/>
        </w:rPr>
        <w:t>（）</w:t>
      </w:r>
      <w:r w:rsidRPr="0094684E">
        <w:rPr>
          <w:rFonts w:ascii="宋体" w:hAnsi="宋体"/>
        </w:rPr>
        <w:t>研讨穿插于测绘实践的整个过程，不占用课程学时。</w:t>
      </w:r>
    </w:p>
    <w:p w14:paraId="6EB093FE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七、教学</w:t>
      </w:r>
      <w:r w:rsidRPr="0094684E">
        <w:rPr>
          <w:rFonts w:ascii="宋体" w:hAnsi="宋体" w:hint="eastAsia"/>
          <w:b/>
          <w:bCs/>
          <w:sz w:val="24"/>
        </w:rPr>
        <w:t>环节及要求</w:t>
      </w:r>
    </w:p>
    <w:p w14:paraId="2CCD0E7D" w14:textId="77777777" w:rsidR="00426CDD" w:rsidRPr="002A2330" w:rsidRDefault="00426CDD" w:rsidP="00426CDD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课程教学主要包括</w:t>
      </w:r>
      <w:r w:rsidRPr="002A2330">
        <w:rPr>
          <w:rFonts w:ascii="宋体" w:hAnsi="宋体" w:hint="eastAsia"/>
          <w:kern w:val="0"/>
          <w:szCs w:val="21"/>
        </w:rPr>
        <w:t>网络设计方案、网络配置和</w:t>
      </w:r>
      <w:r w:rsidRPr="002A2330">
        <w:rPr>
          <w:rFonts w:ascii="宋体" w:hAnsi="宋体"/>
          <w:kern w:val="0"/>
          <w:szCs w:val="21"/>
        </w:rPr>
        <w:t>答辩三环节</w:t>
      </w:r>
      <w:r w:rsidRPr="002A2330">
        <w:rPr>
          <w:rFonts w:ascii="宋体" w:hAnsi="宋体" w:hint="eastAsia"/>
          <w:kern w:val="0"/>
          <w:szCs w:val="21"/>
        </w:rPr>
        <w:t>，具体教学要求包括：</w:t>
      </w:r>
    </w:p>
    <w:p w14:paraId="51B196DE" w14:textId="77777777" w:rsidR="00426CDD" w:rsidRPr="002A2330" w:rsidRDefault="00426CDD" w:rsidP="00426CDD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 w:hint="eastAsia"/>
          <w:kern w:val="0"/>
          <w:szCs w:val="21"/>
        </w:rPr>
        <w:t>1</w:t>
      </w:r>
      <w:r w:rsidRPr="002A2330">
        <w:rPr>
          <w:rFonts w:ascii="宋体" w:hAnsi="宋体"/>
          <w:szCs w:val="21"/>
        </w:rPr>
        <w:t>．</w:t>
      </w:r>
      <w:r w:rsidRPr="002A2330">
        <w:rPr>
          <w:rFonts w:ascii="宋体" w:hAnsi="宋体"/>
          <w:kern w:val="0"/>
          <w:szCs w:val="21"/>
        </w:rPr>
        <w:t>以学生为主体，教师</w:t>
      </w:r>
      <w:r w:rsidRPr="002A2330">
        <w:rPr>
          <w:rFonts w:ascii="宋体" w:hAnsi="宋体" w:hint="eastAsia"/>
          <w:kern w:val="0"/>
          <w:szCs w:val="21"/>
        </w:rPr>
        <w:t>承担</w:t>
      </w:r>
      <w:r w:rsidRPr="002A2330">
        <w:rPr>
          <w:rFonts w:ascii="宋体" w:hAnsi="宋体"/>
          <w:kern w:val="0"/>
          <w:szCs w:val="21"/>
        </w:rPr>
        <w:t>理论</w:t>
      </w:r>
      <w:r w:rsidRPr="002A2330">
        <w:rPr>
          <w:rFonts w:ascii="宋体" w:hAnsi="宋体" w:hint="eastAsia"/>
          <w:kern w:val="0"/>
          <w:szCs w:val="21"/>
        </w:rPr>
        <w:t>讲解</w:t>
      </w:r>
      <w:r w:rsidRPr="002A2330">
        <w:rPr>
          <w:rFonts w:ascii="宋体" w:hAnsi="宋体"/>
          <w:kern w:val="0"/>
          <w:szCs w:val="21"/>
        </w:rPr>
        <w:t>、答疑解惑、进度监督</w:t>
      </w:r>
      <w:r w:rsidRPr="002A2330">
        <w:rPr>
          <w:rFonts w:ascii="宋体" w:hAnsi="宋体" w:hint="eastAsia"/>
          <w:kern w:val="0"/>
          <w:szCs w:val="21"/>
        </w:rPr>
        <w:t>等工作，鼓励学生协同合作、自主研讨</w:t>
      </w:r>
      <w:r w:rsidRPr="002A2330">
        <w:rPr>
          <w:rFonts w:ascii="宋体" w:hAnsi="宋体"/>
          <w:kern w:val="0"/>
          <w:szCs w:val="21"/>
        </w:rPr>
        <w:t>，调动学生探索</w:t>
      </w:r>
      <w:r w:rsidRPr="002A2330">
        <w:rPr>
          <w:rFonts w:ascii="宋体" w:hAnsi="宋体" w:hint="eastAsia"/>
          <w:kern w:val="0"/>
          <w:szCs w:val="21"/>
        </w:rPr>
        <w:t>计算机网络</w:t>
      </w:r>
      <w:r w:rsidRPr="002A2330">
        <w:rPr>
          <w:rFonts w:ascii="宋体" w:hAnsi="宋体"/>
          <w:kern w:val="0"/>
          <w:szCs w:val="21"/>
        </w:rPr>
        <w:t>工程未知领域的积极性。</w:t>
      </w:r>
    </w:p>
    <w:p w14:paraId="24F5AB1A" w14:textId="77777777" w:rsidR="00426CDD" w:rsidRPr="002A2330" w:rsidRDefault="00426CDD" w:rsidP="00426CDD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 w:hint="eastAsia"/>
          <w:kern w:val="0"/>
          <w:szCs w:val="21"/>
        </w:rPr>
        <w:t>2</w:t>
      </w:r>
      <w:r w:rsidRPr="002A2330">
        <w:rPr>
          <w:rFonts w:ascii="宋体" w:hAnsi="宋体"/>
          <w:szCs w:val="21"/>
        </w:rPr>
        <w:t>．</w:t>
      </w:r>
      <w:r w:rsidRPr="002A2330">
        <w:rPr>
          <w:rFonts w:ascii="宋体" w:hAnsi="宋体" w:hint="eastAsia"/>
          <w:kern w:val="0"/>
          <w:szCs w:val="21"/>
        </w:rPr>
        <w:t>采用</w:t>
      </w:r>
      <w:r w:rsidRPr="002A2330">
        <w:rPr>
          <w:rFonts w:ascii="宋体" w:hAnsi="宋体"/>
          <w:kern w:val="0"/>
          <w:szCs w:val="21"/>
        </w:rPr>
        <w:t>项目式教学，</w:t>
      </w:r>
      <w:r w:rsidRPr="002A2330">
        <w:rPr>
          <w:rFonts w:ascii="宋体" w:hAnsi="宋体" w:hint="eastAsia"/>
          <w:kern w:val="0"/>
          <w:szCs w:val="21"/>
        </w:rPr>
        <w:t>以个人和团队相结合的方式集中开展</w:t>
      </w:r>
      <w:r w:rsidRPr="002A2330">
        <w:rPr>
          <w:rFonts w:ascii="宋体" w:hAnsi="宋体"/>
          <w:kern w:val="0"/>
          <w:szCs w:val="21"/>
        </w:rPr>
        <w:t>，严格考勤制度。</w:t>
      </w:r>
    </w:p>
    <w:p w14:paraId="7FB1BFDC" w14:textId="77777777" w:rsidR="00426CDD" w:rsidRPr="002A2330" w:rsidRDefault="00426CDD" w:rsidP="00426CDD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 w:hint="eastAsia"/>
          <w:kern w:val="0"/>
          <w:szCs w:val="21"/>
        </w:rPr>
        <w:t>3</w:t>
      </w:r>
      <w:r w:rsidRPr="002A2330">
        <w:rPr>
          <w:rFonts w:ascii="宋体" w:hAnsi="宋体"/>
          <w:szCs w:val="21"/>
        </w:rPr>
        <w:t>．</w:t>
      </w:r>
      <w:r w:rsidRPr="002A2330">
        <w:rPr>
          <w:rFonts w:ascii="宋体" w:hAnsi="宋体" w:hint="eastAsia"/>
          <w:szCs w:val="21"/>
        </w:rPr>
        <w:t>教学过程安排</w:t>
      </w:r>
      <w:r w:rsidRPr="002A2330">
        <w:rPr>
          <w:rFonts w:ascii="宋体" w:hAnsi="宋体"/>
          <w:kern w:val="0"/>
          <w:szCs w:val="21"/>
        </w:rPr>
        <w:t>多</w:t>
      </w:r>
      <w:r w:rsidRPr="002A2330">
        <w:rPr>
          <w:rFonts w:ascii="宋体" w:hAnsi="宋体" w:hint="eastAsia"/>
          <w:kern w:val="0"/>
          <w:szCs w:val="21"/>
        </w:rPr>
        <w:t>个阶段性</w:t>
      </w:r>
      <w:r w:rsidRPr="002A2330">
        <w:rPr>
          <w:rFonts w:ascii="宋体" w:hAnsi="宋体"/>
          <w:kern w:val="0"/>
          <w:szCs w:val="21"/>
        </w:rPr>
        <w:t>任务</w:t>
      </w:r>
      <w:r w:rsidRPr="002A2330">
        <w:rPr>
          <w:rFonts w:ascii="宋体" w:hAnsi="宋体" w:hint="eastAsia"/>
          <w:kern w:val="0"/>
          <w:szCs w:val="21"/>
        </w:rPr>
        <w:t>检查节点</w:t>
      </w:r>
      <w:r w:rsidRPr="002A2330">
        <w:rPr>
          <w:rFonts w:ascii="宋体" w:hAnsi="宋体"/>
          <w:kern w:val="0"/>
          <w:szCs w:val="21"/>
        </w:rPr>
        <w:t>，</w:t>
      </w:r>
      <w:r w:rsidRPr="002A2330">
        <w:rPr>
          <w:rFonts w:ascii="宋体" w:hAnsi="宋体" w:hint="eastAsia"/>
          <w:kern w:val="0"/>
          <w:szCs w:val="21"/>
        </w:rPr>
        <w:t>有序</w:t>
      </w:r>
      <w:r w:rsidRPr="002A2330">
        <w:rPr>
          <w:rFonts w:ascii="宋体" w:hAnsi="宋体"/>
          <w:kern w:val="0"/>
          <w:szCs w:val="21"/>
        </w:rPr>
        <w:t>保证</w:t>
      </w:r>
      <w:r w:rsidRPr="002A2330">
        <w:rPr>
          <w:rFonts w:ascii="宋体" w:hAnsi="宋体" w:hint="eastAsia"/>
          <w:kern w:val="0"/>
          <w:szCs w:val="21"/>
        </w:rPr>
        <w:t>网络设计与配置的工作量</w:t>
      </w:r>
      <w:r w:rsidRPr="002A2330">
        <w:rPr>
          <w:rFonts w:ascii="宋体" w:hAnsi="宋体"/>
          <w:kern w:val="0"/>
          <w:szCs w:val="21"/>
        </w:rPr>
        <w:t>与质量要求</w:t>
      </w:r>
      <w:r w:rsidRPr="002A2330">
        <w:rPr>
          <w:rFonts w:ascii="宋体" w:hAnsi="宋体" w:hint="eastAsia"/>
          <w:kern w:val="0"/>
          <w:szCs w:val="21"/>
        </w:rPr>
        <w:t>。</w:t>
      </w:r>
    </w:p>
    <w:p w14:paraId="4E542638" w14:textId="611A5CB2" w:rsidR="000C3C92" w:rsidRPr="0094684E" w:rsidRDefault="00426CDD" w:rsidP="00426CDD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szCs w:val="21"/>
        </w:rPr>
      </w:pPr>
      <w:r w:rsidRPr="002A2330">
        <w:rPr>
          <w:rFonts w:ascii="宋体" w:hAnsi="宋体" w:hint="eastAsia"/>
          <w:kern w:val="0"/>
          <w:szCs w:val="21"/>
        </w:rPr>
        <w:t>4</w:t>
      </w:r>
      <w:r w:rsidRPr="002A2330">
        <w:rPr>
          <w:rFonts w:ascii="宋体" w:hAnsi="宋体"/>
          <w:szCs w:val="21"/>
        </w:rPr>
        <w:t>．</w:t>
      </w:r>
      <w:r w:rsidRPr="002A2330">
        <w:rPr>
          <w:rFonts w:ascii="宋体" w:hAnsi="宋体"/>
          <w:kern w:val="0"/>
          <w:szCs w:val="21"/>
        </w:rPr>
        <w:t>强调理论与实践相结合</w:t>
      </w:r>
      <w:r w:rsidRPr="002A2330">
        <w:rPr>
          <w:rFonts w:ascii="宋体" w:hAnsi="宋体" w:hint="eastAsia"/>
          <w:kern w:val="0"/>
          <w:szCs w:val="21"/>
        </w:rPr>
        <w:t>，</w:t>
      </w:r>
      <w:r w:rsidRPr="002A2330">
        <w:rPr>
          <w:rFonts w:ascii="宋体" w:hAnsi="宋体"/>
          <w:kern w:val="0"/>
          <w:szCs w:val="21"/>
        </w:rPr>
        <w:t>加强实例分析，避免简单、呆板的</w:t>
      </w:r>
      <w:r w:rsidRPr="002A2330">
        <w:rPr>
          <w:rFonts w:ascii="宋体" w:hAnsi="宋体" w:hint="eastAsia"/>
          <w:kern w:val="0"/>
          <w:szCs w:val="21"/>
        </w:rPr>
        <w:t>网络搭建和配置工作</w:t>
      </w:r>
      <w:r w:rsidRPr="002A2330">
        <w:rPr>
          <w:rFonts w:ascii="宋体" w:hAnsi="宋体"/>
          <w:kern w:val="0"/>
          <w:szCs w:val="21"/>
        </w:rPr>
        <w:t>。</w:t>
      </w:r>
    </w:p>
    <w:p w14:paraId="160EFEAA" w14:textId="438487A2" w:rsidR="007D69BC" w:rsidRPr="0094684E" w:rsidRDefault="007D69BC" w:rsidP="00426CDD">
      <w:pPr>
        <w:widowControl/>
        <w:adjustRightInd w:val="0"/>
        <w:snapToGrid w:val="0"/>
        <w:spacing w:line="360" w:lineRule="exact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八、课程考核</w:t>
      </w:r>
    </w:p>
    <w:p w14:paraId="584C8537" w14:textId="75BD831E" w:rsidR="007D69BC" w:rsidRPr="0094684E" w:rsidRDefault="00942801" w:rsidP="007D69BC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2801">
        <w:rPr>
          <w:rFonts w:ascii="宋体" w:hAnsi="宋体" w:hint="eastAsia"/>
          <w:kern w:val="0"/>
          <w:szCs w:val="21"/>
        </w:rPr>
        <w:t>课程考核包括平时考核（</w:t>
      </w:r>
      <w:r>
        <w:rPr>
          <w:rFonts w:ascii="宋体" w:hAnsi="宋体"/>
          <w:kern w:val="0"/>
          <w:szCs w:val="21"/>
        </w:rPr>
        <w:t>40</w:t>
      </w:r>
      <w:r w:rsidRPr="00942801">
        <w:rPr>
          <w:rFonts w:ascii="宋体" w:hAnsi="宋体" w:hint="eastAsia"/>
          <w:kern w:val="0"/>
          <w:szCs w:val="21"/>
        </w:rPr>
        <w:t>%）、</w:t>
      </w:r>
      <w:r w:rsidR="00BE3F75" w:rsidRPr="00942801">
        <w:rPr>
          <w:rFonts w:ascii="宋体" w:hAnsi="宋体" w:hint="eastAsia"/>
          <w:kern w:val="0"/>
          <w:szCs w:val="21"/>
        </w:rPr>
        <w:t>答辩考核（</w:t>
      </w:r>
      <w:r w:rsidR="00BE3F75">
        <w:rPr>
          <w:rFonts w:ascii="宋体" w:hAnsi="宋体"/>
          <w:kern w:val="0"/>
          <w:szCs w:val="21"/>
        </w:rPr>
        <w:t>2</w:t>
      </w:r>
      <w:r w:rsidR="00BE3F75">
        <w:rPr>
          <w:rFonts w:ascii="宋体" w:hAnsi="宋体"/>
          <w:kern w:val="0"/>
          <w:szCs w:val="21"/>
        </w:rPr>
        <w:t>0</w:t>
      </w:r>
      <w:r w:rsidR="00BE3F75" w:rsidRPr="00942801">
        <w:rPr>
          <w:rFonts w:ascii="宋体" w:hAnsi="宋体" w:hint="eastAsia"/>
          <w:kern w:val="0"/>
          <w:szCs w:val="21"/>
        </w:rPr>
        <w:t>%）</w:t>
      </w:r>
      <w:r w:rsidR="00BE3F75">
        <w:rPr>
          <w:rFonts w:ascii="宋体" w:hAnsi="宋体" w:hint="eastAsia"/>
          <w:kern w:val="0"/>
          <w:szCs w:val="21"/>
        </w:rPr>
        <w:t>和</w:t>
      </w:r>
      <w:r>
        <w:rPr>
          <w:rFonts w:ascii="宋体" w:hAnsi="宋体" w:hint="eastAsia"/>
          <w:kern w:val="0"/>
          <w:szCs w:val="21"/>
        </w:rPr>
        <w:t>课程设计报告</w:t>
      </w:r>
      <w:r w:rsidRPr="00942801">
        <w:rPr>
          <w:rFonts w:ascii="宋体" w:hAnsi="宋体" w:hint="eastAsia"/>
          <w:kern w:val="0"/>
          <w:szCs w:val="21"/>
        </w:rPr>
        <w:t>考核（</w:t>
      </w:r>
      <w:r w:rsidR="00BE3F75">
        <w:rPr>
          <w:rFonts w:ascii="宋体" w:hAnsi="宋体"/>
          <w:kern w:val="0"/>
          <w:szCs w:val="21"/>
        </w:rPr>
        <w:t>4</w:t>
      </w:r>
      <w:r>
        <w:rPr>
          <w:rFonts w:ascii="宋体" w:hAnsi="宋体"/>
          <w:kern w:val="0"/>
          <w:szCs w:val="21"/>
        </w:rPr>
        <w:t>0</w:t>
      </w:r>
      <w:r w:rsidRPr="00942801">
        <w:rPr>
          <w:rFonts w:ascii="宋体" w:hAnsi="宋体" w:hint="eastAsia"/>
          <w:kern w:val="0"/>
          <w:szCs w:val="21"/>
        </w:rPr>
        <w:t>%）和三部分</w:t>
      </w:r>
      <w:r w:rsidR="00426CDD" w:rsidRPr="002A2330">
        <w:rPr>
          <w:rFonts w:ascii="宋体" w:hAnsi="宋体"/>
          <w:kern w:val="0"/>
          <w:szCs w:val="21"/>
        </w:rPr>
        <w:t>。</w:t>
      </w:r>
    </w:p>
    <w:p w14:paraId="0A9F776F" w14:textId="00EBF7D1" w:rsidR="007D69BC" w:rsidRPr="0094684E" w:rsidRDefault="007D69BC" w:rsidP="007D69BC">
      <w:pPr>
        <w:spacing w:beforeLines="50" w:before="156" w:afterLines="50" w:after="156"/>
        <w:ind w:firstLineChars="200" w:firstLine="440"/>
        <w:rPr>
          <w:rFonts w:ascii="宋体" w:hAnsi="宋体"/>
          <w:szCs w:val="21"/>
        </w:rPr>
      </w:pPr>
      <w:r w:rsidRPr="0094684E">
        <w:rPr>
          <w:rFonts w:ascii="宋体" w:hAnsi="宋体"/>
          <w:sz w:val="22"/>
        </w:rPr>
        <w:t>1．平时考核</w:t>
      </w:r>
    </w:p>
    <w:p w14:paraId="22B598BF" w14:textId="35972875" w:rsidR="007D69BC" w:rsidRPr="0094684E" w:rsidRDefault="00426CDD" w:rsidP="007D69BC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重点考核学生</w:t>
      </w:r>
      <w:r w:rsidRPr="002A2330">
        <w:rPr>
          <w:rFonts w:ascii="宋体" w:hAnsi="宋体" w:hint="eastAsia"/>
          <w:kern w:val="0"/>
          <w:szCs w:val="21"/>
        </w:rPr>
        <w:t>计算机网络设计与配置</w:t>
      </w:r>
      <w:r w:rsidRPr="002A2330">
        <w:rPr>
          <w:rFonts w:ascii="宋体" w:hAnsi="宋体"/>
          <w:kern w:val="0"/>
          <w:szCs w:val="21"/>
        </w:rPr>
        <w:t>过程中的主动性和积极性，主要考查点包括</w:t>
      </w:r>
      <w:r w:rsidRPr="002A2330">
        <w:rPr>
          <w:rFonts w:ascii="宋体" w:hAnsi="宋体" w:hint="eastAsia"/>
          <w:kern w:val="0"/>
          <w:szCs w:val="21"/>
        </w:rPr>
        <w:t>网络设计方案、局域网搭建、局域网I</w:t>
      </w:r>
      <w:r w:rsidRPr="002A2330">
        <w:rPr>
          <w:rFonts w:ascii="宋体" w:hAnsi="宋体"/>
          <w:kern w:val="0"/>
          <w:szCs w:val="21"/>
        </w:rPr>
        <w:t>P</w:t>
      </w:r>
      <w:r w:rsidRPr="002A2330">
        <w:rPr>
          <w:rFonts w:ascii="宋体" w:hAnsi="宋体" w:hint="eastAsia"/>
          <w:kern w:val="0"/>
          <w:szCs w:val="21"/>
        </w:rPr>
        <w:t>配置与调试、</w:t>
      </w:r>
      <w:r w:rsidRPr="002A2330">
        <w:rPr>
          <w:rFonts w:hint="eastAsia"/>
        </w:rPr>
        <w:t>V</w:t>
      </w:r>
      <w:r w:rsidRPr="002A2330">
        <w:t>PN</w:t>
      </w:r>
      <w:r w:rsidRPr="002A2330">
        <w:rPr>
          <w:rFonts w:hint="eastAsia"/>
        </w:rPr>
        <w:t>配置、应用与安全配置</w:t>
      </w:r>
      <w:r w:rsidRPr="002A2330">
        <w:rPr>
          <w:rFonts w:ascii="宋体" w:hAnsi="宋体"/>
          <w:kern w:val="0"/>
          <w:szCs w:val="21"/>
        </w:rPr>
        <w:t>的初步完成情况</w:t>
      </w:r>
      <w:r w:rsidR="007D69BC" w:rsidRPr="0094684E">
        <w:rPr>
          <w:rFonts w:ascii="宋体" w:hAnsi="宋体"/>
          <w:kern w:val="0"/>
          <w:szCs w:val="21"/>
        </w:rPr>
        <w:t>。</w:t>
      </w:r>
    </w:p>
    <w:p w14:paraId="2BB18C70" w14:textId="778EB2B0" w:rsidR="007D69BC" w:rsidRPr="0094684E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（1）平时考核范围和权重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7"/>
        <w:gridCol w:w="5595"/>
        <w:gridCol w:w="1096"/>
        <w:gridCol w:w="1244"/>
      </w:tblGrid>
      <w:tr w:rsidR="007D69BC" w:rsidRPr="0094684E" w14:paraId="0A81EB13" w14:textId="77777777" w:rsidTr="000C3C92">
        <w:trPr>
          <w:tblHeader/>
          <w:jc w:val="center"/>
        </w:trPr>
        <w:tc>
          <w:tcPr>
            <w:tcW w:w="1137" w:type="dxa"/>
            <w:vAlign w:val="center"/>
          </w:tcPr>
          <w:p w14:paraId="55656F3D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教学单元</w:t>
            </w:r>
            <w:r w:rsidRPr="0094684E">
              <w:rPr>
                <w:rFonts w:ascii="宋体" w:hAnsi="宋体" w:hint="eastAsia"/>
                <w:b/>
                <w:kern w:val="0"/>
                <w:sz w:val="18"/>
                <w:szCs w:val="21"/>
              </w:rPr>
              <w:t>及考查点</w:t>
            </w:r>
          </w:p>
        </w:tc>
        <w:tc>
          <w:tcPr>
            <w:tcW w:w="5595" w:type="dxa"/>
            <w:vAlign w:val="center"/>
          </w:tcPr>
          <w:p w14:paraId="2F696D19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考核</w:t>
            </w:r>
            <w:r w:rsidRPr="0094684E">
              <w:rPr>
                <w:rFonts w:ascii="宋体" w:hAnsi="宋体" w:hint="eastAsia"/>
                <w:b/>
                <w:kern w:val="0"/>
                <w:sz w:val="18"/>
                <w:szCs w:val="21"/>
              </w:rPr>
              <w:t>内容及</w:t>
            </w: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要求</w:t>
            </w:r>
          </w:p>
        </w:tc>
        <w:tc>
          <w:tcPr>
            <w:tcW w:w="1096" w:type="dxa"/>
            <w:vAlign w:val="center"/>
          </w:tcPr>
          <w:p w14:paraId="7A8B2E2C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权重(%)</w:t>
            </w:r>
          </w:p>
        </w:tc>
        <w:tc>
          <w:tcPr>
            <w:tcW w:w="1244" w:type="dxa"/>
            <w:vAlign w:val="center"/>
          </w:tcPr>
          <w:p w14:paraId="487742DF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支撑的</w:t>
            </w:r>
          </w:p>
          <w:p w14:paraId="224D4CA4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课程目标</w:t>
            </w:r>
          </w:p>
        </w:tc>
      </w:tr>
      <w:tr w:rsidR="00426CDD" w:rsidRPr="0094684E" w14:paraId="4AEFE537" w14:textId="77777777" w:rsidTr="000C3C92">
        <w:trPr>
          <w:trHeight w:val="801"/>
          <w:jc w:val="center"/>
        </w:trPr>
        <w:tc>
          <w:tcPr>
            <w:tcW w:w="1137" w:type="dxa"/>
            <w:vAlign w:val="center"/>
          </w:tcPr>
          <w:p w14:paraId="6C184025" w14:textId="77777777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bookmarkStart w:id="6" w:name="_Hlk228870085"/>
            <w:r w:rsidRPr="00426CDD">
              <w:rPr>
                <w:rFonts w:ascii="宋体" w:hAnsi="宋体"/>
                <w:kern w:val="0"/>
                <w:sz w:val="18"/>
                <w:szCs w:val="18"/>
              </w:rPr>
              <w:t>第一单元</w:t>
            </w:r>
          </w:p>
          <w:p w14:paraId="3F516B2B" w14:textId="7961C293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小型网络解决方案的设计</w:t>
            </w:r>
          </w:p>
        </w:tc>
        <w:tc>
          <w:tcPr>
            <w:tcW w:w="5595" w:type="dxa"/>
            <w:vAlign w:val="center"/>
          </w:tcPr>
          <w:p w14:paraId="31892092" w14:textId="36727A6A" w:rsidR="00426CDD" w:rsidRPr="00426CDD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根据需求分析完成某小型网络的总体方案设计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（理解）；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确定网络逻辑拓扑结构和所采用的网络技术、主要设备的性能指标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理解掌握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）；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设备的选型和经费预算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了解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）</w:t>
            </w:r>
          </w:p>
        </w:tc>
        <w:tc>
          <w:tcPr>
            <w:tcW w:w="1096" w:type="dxa"/>
            <w:vAlign w:val="center"/>
          </w:tcPr>
          <w:p w14:paraId="74B3539B" w14:textId="60CEF578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20</w:t>
            </w:r>
          </w:p>
        </w:tc>
        <w:tc>
          <w:tcPr>
            <w:tcW w:w="1244" w:type="dxa"/>
            <w:vAlign w:val="center"/>
          </w:tcPr>
          <w:p w14:paraId="1E9B67F5" w14:textId="7EABE8F0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目标1</w:t>
            </w:r>
          </w:p>
        </w:tc>
      </w:tr>
      <w:bookmarkEnd w:id="6"/>
      <w:tr w:rsidR="00426CDD" w:rsidRPr="0094684E" w14:paraId="41EBC1E5" w14:textId="77777777" w:rsidTr="000C3C92">
        <w:trPr>
          <w:trHeight w:val="844"/>
          <w:jc w:val="center"/>
        </w:trPr>
        <w:tc>
          <w:tcPr>
            <w:tcW w:w="1137" w:type="dxa"/>
            <w:vAlign w:val="center"/>
          </w:tcPr>
          <w:p w14:paraId="35D10819" w14:textId="77777777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第二单元</w:t>
            </w:r>
          </w:p>
          <w:p w14:paraId="6046D67C" w14:textId="2F3065B9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局域网配置</w:t>
            </w:r>
          </w:p>
        </w:tc>
        <w:tc>
          <w:tcPr>
            <w:tcW w:w="5595" w:type="dxa"/>
            <w:vAlign w:val="center"/>
          </w:tcPr>
          <w:p w14:paraId="189F49A9" w14:textId="6EBB3E59" w:rsidR="00426CDD" w:rsidRPr="00426CDD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根据方案在模拟器中完成网络的基本搭建以及相关配置，具体包括交换机VLAN划分、三层交换机配置以及路由配置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理解掌握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）；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2采用DHCP进行IP自动配置并进行调试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理解掌握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）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；通过VPN技术实现远程接入内部网（理解掌握）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；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根据方案实现应用层网络服务配置以及安全配置（了解）</w:t>
            </w:r>
          </w:p>
        </w:tc>
        <w:tc>
          <w:tcPr>
            <w:tcW w:w="1096" w:type="dxa"/>
            <w:vAlign w:val="center"/>
          </w:tcPr>
          <w:p w14:paraId="31D9A07A" w14:textId="2053DBDD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30</w:t>
            </w:r>
          </w:p>
        </w:tc>
        <w:tc>
          <w:tcPr>
            <w:tcW w:w="1244" w:type="dxa"/>
            <w:vAlign w:val="center"/>
          </w:tcPr>
          <w:p w14:paraId="04EE381F" w14:textId="4C2666C1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目标2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、3</w:t>
            </w:r>
          </w:p>
        </w:tc>
      </w:tr>
      <w:tr w:rsidR="00426CDD" w:rsidRPr="0094684E" w14:paraId="7592C874" w14:textId="77777777" w:rsidTr="000C3C92">
        <w:trPr>
          <w:trHeight w:val="844"/>
          <w:jc w:val="center"/>
        </w:trPr>
        <w:tc>
          <w:tcPr>
            <w:tcW w:w="1137" w:type="dxa"/>
            <w:vAlign w:val="center"/>
          </w:tcPr>
          <w:p w14:paraId="7840E02A" w14:textId="6B4D8832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第</w:t>
            </w:r>
            <w:r w:rsidR="00224595">
              <w:rPr>
                <w:rFonts w:ascii="宋体" w:hAnsi="宋体" w:hint="eastAsia"/>
                <w:kern w:val="0"/>
                <w:sz w:val="18"/>
                <w:szCs w:val="18"/>
              </w:rPr>
              <w:t>三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单元</w:t>
            </w:r>
          </w:p>
          <w:p w14:paraId="7DD48639" w14:textId="6BE4943B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汇报答辩</w:t>
            </w:r>
          </w:p>
        </w:tc>
        <w:tc>
          <w:tcPr>
            <w:tcW w:w="5595" w:type="dxa"/>
            <w:vAlign w:val="center"/>
          </w:tcPr>
          <w:p w14:paraId="5D2E4426" w14:textId="3B1787B5" w:rsidR="00426CDD" w:rsidRPr="00426CDD" w:rsidRDefault="00426CDD" w:rsidP="00426CDD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计算机网络设计及配置的基本方法</w:t>
            </w:r>
            <w:r w:rsidRPr="00426CDD">
              <w:rPr>
                <w:rFonts w:ascii="宋体" w:hAnsi="宋体"/>
                <w:kern w:val="0"/>
                <w:sz w:val="18"/>
                <w:szCs w:val="18"/>
              </w:rPr>
              <w:t>（理解掌握）；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计算机网络实践过程（理解）</w:t>
            </w:r>
          </w:p>
        </w:tc>
        <w:tc>
          <w:tcPr>
            <w:tcW w:w="1096" w:type="dxa"/>
            <w:vAlign w:val="center"/>
          </w:tcPr>
          <w:p w14:paraId="52F940FE" w14:textId="10BDF05E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50</w:t>
            </w:r>
          </w:p>
        </w:tc>
        <w:tc>
          <w:tcPr>
            <w:tcW w:w="1244" w:type="dxa"/>
            <w:vAlign w:val="center"/>
          </w:tcPr>
          <w:p w14:paraId="3F3F2C49" w14:textId="61BAEFCF" w:rsidR="00426CDD" w:rsidRPr="00426CDD" w:rsidRDefault="00426CDD" w:rsidP="00426CDD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426CDD">
              <w:rPr>
                <w:rFonts w:ascii="宋体" w:hAnsi="宋体"/>
                <w:kern w:val="0"/>
                <w:sz w:val="18"/>
                <w:szCs w:val="18"/>
              </w:rPr>
              <w:t>目标</w:t>
            </w:r>
            <w:r w:rsidRPr="00426CDD">
              <w:rPr>
                <w:rFonts w:ascii="宋体" w:hAnsi="宋体" w:hint="eastAsia"/>
                <w:kern w:val="0"/>
                <w:sz w:val="18"/>
                <w:szCs w:val="18"/>
              </w:rPr>
              <w:t>1、2、3</w:t>
            </w:r>
          </w:p>
        </w:tc>
      </w:tr>
    </w:tbl>
    <w:p w14:paraId="7ECBDF56" w14:textId="3B28B3AD" w:rsidR="007D69BC" w:rsidRPr="0094684E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（2）平时</w:t>
      </w:r>
      <w:r w:rsidR="00D63DB5">
        <w:rPr>
          <w:rFonts w:ascii="宋体" w:hAnsi="宋体" w:hint="eastAsia"/>
          <w:kern w:val="0"/>
          <w:szCs w:val="21"/>
        </w:rPr>
        <w:t>考核</w:t>
      </w:r>
      <w:r w:rsidRPr="0094684E">
        <w:rPr>
          <w:rFonts w:ascii="宋体" w:hAnsi="宋体"/>
          <w:kern w:val="0"/>
          <w:szCs w:val="21"/>
        </w:rPr>
        <w:t>评价标准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"/>
        <w:gridCol w:w="1650"/>
        <w:gridCol w:w="1514"/>
        <w:gridCol w:w="1650"/>
        <w:gridCol w:w="1650"/>
        <w:gridCol w:w="1793"/>
      </w:tblGrid>
      <w:tr w:rsidR="00426CDD" w:rsidRPr="002A2330" w14:paraId="2B2602AE" w14:textId="77777777" w:rsidTr="002309CE">
        <w:trPr>
          <w:trHeight w:val="334"/>
          <w:jc w:val="center"/>
        </w:trPr>
        <w:tc>
          <w:tcPr>
            <w:tcW w:w="815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2DD209C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考核内容</w:t>
            </w:r>
          </w:p>
        </w:tc>
        <w:tc>
          <w:tcPr>
            <w:tcW w:w="8257" w:type="dxa"/>
            <w:gridSpan w:val="5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838EE98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评价标准</w:t>
            </w:r>
          </w:p>
        </w:tc>
      </w:tr>
      <w:tr w:rsidR="00426CDD" w:rsidRPr="002A2330" w14:paraId="59A9AECA" w14:textId="77777777" w:rsidTr="002309CE">
        <w:trPr>
          <w:trHeight w:val="415"/>
          <w:jc w:val="center"/>
        </w:trPr>
        <w:tc>
          <w:tcPr>
            <w:tcW w:w="815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C418F4C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A233864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100-90分</w:t>
            </w:r>
          </w:p>
        </w:tc>
        <w:tc>
          <w:tcPr>
            <w:tcW w:w="1514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4372FD1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89-80分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323672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79-70分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55FA53B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69-60分</w:t>
            </w:r>
          </w:p>
        </w:tc>
        <w:tc>
          <w:tcPr>
            <w:tcW w:w="1793" w:type="dxa"/>
            <w:vAlign w:val="center"/>
          </w:tcPr>
          <w:p w14:paraId="01529EFB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59-0分</w:t>
            </w:r>
          </w:p>
        </w:tc>
      </w:tr>
      <w:tr w:rsidR="00426CDD" w:rsidRPr="002A2330" w14:paraId="756A6007" w14:textId="77777777" w:rsidTr="002309CE">
        <w:trPr>
          <w:jc w:val="center"/>
        </w:trPr>
        <w:tc>
          <w:tcPr>
            <w:tcW w:w="81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DA370A5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平时考核1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2255982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熟练掌握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根据需求分析完成某小型网络的总体方案设计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设计方案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质量非常高，阶段性进度超前</w:t>
            </w:r>
          </w:p>
        </w:tc>
        <w:tc>
          <w:tcPr>
            <w:tcW w:w="1514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DE7BBD3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良好掌握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根据需求分析完成某小型网络的总体方案设计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设计方案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质量高，阶段性进度提前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E1D6132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较好掌握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需求分析完成某小型网络的总体方案设计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设计方案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质量较高，阶段性进度正常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26A94F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基本掌握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需求分析完成某小型网络的总体方案设计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，零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设计方案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质量一般，阶段性进度滞后</w:t>
            </w:r>
          </w:p>
        </w:tc>
        <w:tc>
          <w:tcPr>
            <w:tcW w:w="1793" w:type="dxa"/>
            <w:vAlign w:val="center"/>
          </w:tcPr>
          <w:p w14:paraId="5E3A15FC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未能掌握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需求分析完成某小型网络的总体方案设计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设计方案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质量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，阶段性进度严重滞后</w:t>
            </w:r>
          </w:p>
        </w:tc>
      </w:tr>
      <w:tr w:rsidR="00426CDD" w:rsidRPr="002A2330" w14:paraId="2E92CFCC" w14:textId="77777777" w:rsidTr="002309CE">
        <w:trPr>
          <w:jc w:val="center"/>
        </w:trPr>
        <w:tc>
          <w:tcPr>
            <w:tcW w:w="81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CF2D393" w14:textId="77777777" w:rsidR="00426CDD" w:rsidRPr="002A2330" w:rsidRDefault="00426CDD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平时考核2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、3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AAB5896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能够正确地进行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网络通信配置、网络服务配置、网络安全配置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，阶段性进度超前</w:t>
            </w:r>
          </w:p>
        </w:tc>
        <w:tc>
          <w:tcPr>
            <w:tcW w:w="1514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A725671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良好地进行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网络通信配置、网络服务配置、网络安全配置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，阶段性进度提前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F6B3918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较好地进行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网络通信配置、网络服务配置、网络安全配置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，阶段性进度正常</w:t>
            </w:r>
          </w:p>
        </w:tc>
        <w:tc>
          <w:tcPr>
            <w:tcW w:w="165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F7A13EE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效果一般，行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网络通信配置、网络服务配置、网络安全配置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一般，阶段性进度滞后</w:t>
            </w:r>
          </w:p>
        </w:tc>
        <w:tc>
          <w:tcPr>
            <w:tcW w:w="1793" w:type="dxa"/>
            <w:vAlign w:val="center"/>
          </w:tcPr>
          <w:p w14:paraId="295B4C82" w14:textId="77777777" w:rsidR="00426CDD" w:rsidRPr="002A2330" w:rsidRDefault="00426CDD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网络配置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效果差，行</w:t>
            </w:r>
            <w:r w:rsidRPr="002A2330">
              <w:rPr>
                <w:rFonts w:ascii="宋体" w:hAnsi="宋体" w:hint="eastAsia"/>
                <w:kern w:val="0"/>
                <w:sz w:val="18"/>
                <w:szCs w:val="21"/>
              </w:rPr>
              <w:t>网络通信配置、网络服务配置、网络安全配置效果差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，阶段性进度严重滞后</w:t>
            </w:r>
          </w:p>
        </w:tc>
      </w:tr>
    </w:tbl>
    <w:p w14:paraId="4F525FEB" w14:textId="1E8B2A22" w:rsidR="007D69BC" w:rsidRPr="0094684E" w:rsidRDefault="00334B7A" w:rsidP="007D69BC">
      <w:pPr>
        <w:widowControl/>
        <w:adjustRightInd w:val="0"/>
        <w:snapToGrid w:val="0"/>
        <w:spacing w:beforeLines="50" w:before="156" w:afterLines="50" w:after="156"/>
        <w:ind w:firstLineChars="200" w:firstLine="440"/>
        <w:jc w:val="left"/>
        <w:rPr>
          <w:rFonts w:ascii="宋体" w:hAnsi="宋体"/>
          <w:kern w:val="0"/>
          <w:sz w:val="22"/>
        </w:rPr>
      </w:pPr>
      <w:r>
        <w:rPr>
          <w:rFonts w:ascii="宋体" w:hAnsi="宋体"/>
          <w:kern w:val="0"/>
          <w:sz w:val="22"/>
        </w:rPr>
        <w:t>2</w:t>
      </w:r>
      <w:r w:rsidR="007D69BC" w:rsidRPr="0094684E">
        <w:rPr>
          <w:rFonts w:ascii="宋体" w:hAnsi="宋体"/>
          <w:kern w:val="0"/>
          <w:sz w:val="22"/>
        </w:rPr>
        <w:t>．答辩考核</w:t>
      </w:r>
    </w:p>
    <w:p w14:paraId="2636970F" w14:textId="23DBB0A7" w:rsidR="007D69BC" w:rsidRPr="0094684E" w:rsidRDefault="004949A1" w:rsidP="007D69BC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重点考核学生汇报</w:t>
      </w:r>
      <w:r w:rsidRPr="002A2330">
        <w:rPr>
          <w:rFonts w:ascii="宋体" w:hAnsi="宋体" w:hint="eastAsia"/>
          <w:kern w:val="0"/>
          <w:szCs w:val="21"/>
        </w:rPr>
        <w:t>网络设计与配置</w:t>
      </w:r>
      <w:r w:rsidRPr="002A2330">
        <w:rPr>
          <w:rFonts w:ascii="宋体" w:hAnsi="宋体"/>
          <w:kern w:val="0"/>
          <w:szCs w:val="21"/>
        </w:rPr>
        <w:t>的合理性和准确性，以及回答</w:t>
      </w:r>
      <w:r w:rsidRPr="002A2330">
        <w:rPr>
          <w:rFonts w:ascii="宋体" w:hAnsi="宋体" w:hint="eastAsia"/>
          <w:kern w:val="0"/>
          <w:szCs w:val="21"/>
        </w:rPr>
        <w:t>问题</w:t>
      </w:r>
      <w:r w:rsidRPr="002A2330">
        <w:rPr>
          <w:rFonts w:ascii="宋体" w:hAnsi="宋体"/>
          <w:kern w:val="0"/>
          <w:szCs w:val="21"/>
        </w:rPr>
        <w:t>正确性</w:t>
      </w:r>
      <w:r w:rsidRPr="002A2330">
        <w:rPr>
          <w:rFonts w:ascii="宋体" w:hAnsi="宋体" w:hint="eastAsia"/>
          <w:kern w:val="0"/>
          <w:szCs w:val="21"/>
        </w:rPr>
        <w:t>、</w:t>
      </w:r>
      <w:r w:rsidRPr="002A2330">
        <w:rPr>
          <w:rFonts w:ascii="宋体" w:hAnsi="宋体"/>
          <w:kern w:val="0"/>
          <w:szCs w:val="21"/>
        </w:rPr>
        <w:t>团队协作意识</w:t>
      </w:r>
      <w:r w:rsidRPr="002A2330">
        <w:rPr>
          <w:rFonts w:ascii="宋体" w:hAnsi="宋体" w:hint="eastAsia"/>
          <w:kern w:val="0"/>
          <w:szCs w:val="21"/>
        </w:rPr>
        <w:t>、</w:t>
      </w:r>
      <w:r w:rsidRPr="002A2330">
        <w:rPr>
          <w:rFonts w:ascii="宋体" w:hAnsi="宋体"/>
          <w:kern w:val="0"/>
          <w:szCs w:val="21"/>
        </w:rPr>
        <w:t>自我发现问题和解决问题的能力</w:t>
      </w:r>
      <w:r w:rsidR="007D69BC" w:rsidRPr="0094684E">
        <w:rPr>
          <w:rFonts w:ascii="宋体" w:hAnsi="宋体"/>
          <w:kern w:val="0"/>
          <w:szCs w:val="21"/>
        </w:rPr>
        <w:t>。</w:t>
      </w:r>
    </w:p>
    <w:p w14:paraId="174DE861" w14:textId="7A0D8647" w:rsidR="007D69BC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（1）答辩环节考核</w:t>
      </w:r>
      <w:r w:rsidRPr="0094684E">
        <w:rPr>
          <w:rFonts w:ascii="宋体" w:hAnsi="宋体" w:hint="eastAsia"/>
          <w:kern w:val="0"/>
          <w:szCs w:val="21"/>
        </w:rPr>
        <w:t>要求和权重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8"/>
        <w:gridCol w:w="5965"/>
        <w:gridCol w:w="847"/>
        <w:gridCol w:w="1012"/>
      </w:tblGrid>
      <w:tr w:rsidR="004949A1" w:rsidRPr="002A2330" w14:paraId="5C1C8400" w14:textId="77777777" w:rsidTr="002309CE">
        <w:trPr>
          <w:trHeight w:val="792"/>
          <w:tblHeader/>
          <w:jc w:val="center"/>
        </w:trPr>
        <w:tc>
          <w:tcPr>
            <w:tcW w:w="1224" w:type="dxa"/>
            <w:shd w:val="clear" w:color="auto" w:fill="auto"/>
            <w:vAlign w:val="center"/>
          </w:tcPr>
          <w:p w14:paraId="1A68256E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教学单元</w:t>
            </w:r>
          </w:p>
        </w:tc>
        <w:tc>
          <w:tcPr>
            <w:tcW w:w="5849" w:type="dxa"/>
            <w:shd w:val="clear" w:color="auto" w:fill="auto"/>
            <w:vAlign w:val="center"/>
          </w:tcPr>
          <w:p w14:paraId="2870B7F7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考核</w:t>
            </w:r>
            <w:r w:rsidRPr="002A2330">
              <w:rPr>
                <w:rFonts w:ascii="宋体" w:hAnsi="宋体" w:hint="eastAsia"/>
                <w:b/>
                <w:kern w:val="0"/>
                <w:sz w:val="18"/>
                <w:szCs w:val="21"/>
              </w:rPr>
              <w:t>内容及</w:t>
            </w: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要求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74E51C1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权重(%)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A3167A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支撑的</w:t>
            </w:r>
          </w:p>
          <w:p w14:paraId="25A23D75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kern w:val="0"/>
                <w:sz w:val="18"/>
                <w:szCs w:val="21"/>
              </w:rPr>
              <w:t>课程目标</w:t>
            </w:r>
          </w:p>
        </w:tc>
      </w:tr>
      <w:tr w:rsidR="004949A1" w:rsidRPr="002A2330" w14:paraId="429A94B4" w14:textId="77777777" w:rsidTr="002309CE">
        <w:trPr>
          <w:trHeight w:val="1144"/>
          <w:jc w:val="center"/>
        </w:trPr>
        <w:tc>
          <w:tcPr>
            <w:tcW w:w="1224" w:type="dxa"/>
            <w:shd w:val="clear" w:color="auto" w:fill="auto"/>
            <w:vAlign w:val="center"/>
          </w:tcPr>
          <w:p w14:paraId="4D00CD50" w14:textId="033B7185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第</w:t>
            </w:r>
            <w:r w:rsidR="00224595">
              <w:rPr>
                <w:rFonts w:ascii="宋体" w:hAnsi="宋体" w:hint="eastAsia"/>
                <w:kern w:val="0"/>
                <w:sz w:val="18"/>
                <w:szCs w:val="21"/>
              </w:rPr>
              <w:t>三</w:t>
            </w:r>
            <w:r w:rsidRPr="002A2330">
              <w:rPr>
                <w:rFonts w:ascii="宋体" w:hAnsi="宋体"/>
                <w:kern w:val="0"/>
                <w:sz w:val="18"/>
                <w:szCs w:val="21"/>
              </w:rPr>
              <w:t>单元</w:t>
            </w:r>
          </w:p>
          <w:p w14:paraId="32D163AF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答辩</w:t>
            </w:r>
          </w:p>
        </w:tc>
        <w:tc>
          <w:tcPr>
            <w:tcW w:w="5849" w:type="dxa"/>
            <w:shd w:val="clear" w:color="auto" w:fill="auto"/>
            <w:vAlign w:val="center"/>
          </w:tcPr>
          <w:p w14:paraId="25EA0073" w14:textId="77777777" w:rsidR="004949A1" w:rsidRPr="002A2330" w:rsidRDefault="004949A1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表达能力（清晰合理），回答老师提出问题（正确），自我发现问题和解决问题的能力（具有）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D200762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C7F8A4" w14:textId="04C135D9" w:rsidR="004949A1" w:rsidRPr="002A2330" w:rsidRDefault="0094280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>
              <w:rPr>
                <w:rFonts w:ascii="宋体" w:hAnsi="宋体" w:hint="eastAsia"/>
                <w:kern w:val="0"/>
                <w:sz w:val="18"/>
                <w:szCs w:val="21"/>
              </w:rPr>
              <w:t>课程目标1</w:t>
            </w:r>
          </w:p>
        </w:tc>
      </w:tr>
    </w:tbl>
    <w:p w14:paraId="55EEACC5" w14:textId="7716DABA" w:rsidR="007D69BC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（2）答辩环节评价标准见下表。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498"/>
        <w:gridCol w:w="1457"/>
        <w:gridCol w:w="1585"/>
        <w:gridCol w:w="1448"/>
        <w:gridCol w:w="1306"/>
      </w:tblGrid>
      <w:tr w:rsidR="004949A1" w:rsidRPr="002A2330" w14:paraId="02FFBCED" w14:textId="77777777" w:rsidTr="00334B7A">
        <w:trPr>
          <w:trHeight w:val="917"/>
          <w:jc w:val="center"/>
        </w:trPr>
        <w:tc>
          <w:tcPr>
            <w:tcW w:w="1778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F0975CD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考核内容</w:t>
            </w:r>
          </w:p>
        </w:tc>
        <w:tc>
          <w:tcPr>
            <w:tcW w:w="7294" w:type="dxa"/>
            <w:gridSpan w:val="5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8F8FC9B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评价标准</w:t>
            </w:r>
          </w:p>
        </w:tc>
      </w:tr>
      <w:tr w:rsidR="004949A1" w:rsidRPr="002A2330" w14:paraId="29CE736F" w14:textId="77777777" w:rsidTr="00334B7A">
        <w:trPr>
          <w:trHeight w:val="824"/>
          <w:jc w:val="center"/>
        </w:trPr>
        <w:tc>
          <w:tcPr>
            <w:tcW w:w="1778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FF71E4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</w:p>
        </w:tc>
        <w:tc>
          <w:tcPr>
            <w:tcW w:w="149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C10E9A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100-90分</w:t>
            </w:r>
          </w:p>
        </w:tc>
        <w:tc>
          <w:tcPr>
            <w:tcW w:w="145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259DB19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89-80分</w:t>
            </w:r>
          </w:p>
        </w:tc>
        <w:tc>
          <w:tcPr>
            <w:tcW w:w="158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C372DEB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79-70分</w:t>
            </w:r>
          </w:p>
        </w:tc>
        <w:tc>
          <w:tcPr>
            <w:tcW w:w="144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BE95010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69-60分</w:t>
            </w:r>
          </w:p>
        </w:tc>
        <w:tc>
          <w:tcPr>
            <w:tcW w:w="1306" w:type="dxa"/>
            <w:vAlign w:val="center"/>
          </w:tcPr>
          <w:p w14:paraId="00B1386E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59-0分</w:t>
            </w:r>
          </w:p>
        </w:tc>
      </w:tr>
      <w:tr w:rsidR="004949A1" w:rsidRPr="002A2330" w14:paraId="4EF508F3" w14:textId="77777777" w:rsidTr="00334B7A">
        <w:trPr>
          <w:trHeight w:val="2371"/>
          <w:jc w:val="center"/>
        </w:trPr>
        <w:tc>
          <w:tcPr>
            <w:tcW w:w="177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2F27E3" w14:textId="77777777" w:rsidR="004949A1" w:rsidRPr="002A2330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答辩考核</w:t>
            </w:r>
          </w:p>
        </w:tc>
        <w:tc>
          <w:tcPr>
            <w:tcW w:w="149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1A2E81" w14:textId="77777777" w:rsidR="004949A1" w:rsidRPr="002A2330" w:rsidRDefault="004949A1" w:rsidP="002309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能够独立地、高质量地回答问题，表达清楚、逻辑清晰，能够具有自我发现问题和解决问题的能力</w:t>
            </w:r>
          </w:p>
        </w:tc>
        <w:tc>
          <w:tcPr>
            <w:tcW w:w="145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376F6D5" w14:textId="77777777" w:rsidR="004949A1" w:rsidRPr="002A2330" w:rsidRDefault="004949A1" w:rsidP="002309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良好独立地、较高质量地回答问题，表达清楚性良好，能够具有自我发现问题和解决问题的能力</w:t>
            </w:r>
          </w:p>
        </w:tc>
        <w:tc>
          <w:tcPr>
            <w:tcW w:w="158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5E83FC4" w14:textId="77777777" w:rsidR="004949A1" w:rsidRPr="002A2330" w:rsidRDefault="004949A1" w:rsidP="002309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能够独立地回答问题，表达较为清楚、逻辑较为清晰，也能够具有自我发现问题和解决问题的能力</w:t>
            </w:r>
          </w:p>
        </w:tc>
        <w:tc>
          <w:tcPr>
            <w:tcW w:w="1448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9E31BBE" w14:textId="77777777" w:rsidR="004949A1" w:rsidRPr="002A2330" w:rsidRDefault="004949A1" w:rsidP="002309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基本上能够独立地回答问题，表达基本清楚，基本能够具有自我发现问题和解决问题的能力</w:t>
            </w:r>
          </w:p>
        </w:tc>
        <w:tc>
          <w:tcPr>
            <w:tcW w:w="1306" w:type="dxa"/>
            <w:vAlign w:val="center"/>
          </w:tcPr>
          <w:p w14:paraId="08AC2430" w14:textId="77777777" w:rsidR="004949A1" w:rsidRPr="002A2330" w:rsidRDefault="004949A1" w:rsidP="002309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  <w:r w:rsidRPr="002A2330">
              <w:rPr>
                <w:rFonts w:ascii="宋体" w:hAnsi="宋体"/>
                <w:kern w:val="0"/>
                <w:sz w:val="18"/>
                <w:szCs w:val="21"/>
              </w:rPr>
              <w:t>表达不够清楚，不能够具有自我发现问题和解决问题的能力</w:t>
            </w:r>
          </w:p>
        </w:tc>
      </w:tr>
    </w:tbl>
    <w:p w14:paraId="5BDC1C70" w14:textId="77777777" w:rsidR="00334B7A" w:rsidRPr="0094684E" w:rsidRDefault="00334B7A" w:rsidP="00334B7A">
      <w:pPr>
        <w:widowControl/>
        <w:adjustRightInd w:val="0"/>
        <w:snapToGrid w:val="0"/>
        <w:spacing w:beforeLines="50" w:before="156" w:afterLines="50" w:after="156"/>
        <w:ind w:firstLineChars="200" w:firstLine="44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/>
          <w:kern w:val="0"/>
          <w:sz w:val="22"/>
        </w:rPr>
        <w:t>3</w:t>
      </w:r>
      <w:r w:rsidRPr="0094684E">
        <w:rPr>
          <w:rFonts w:ascii="宋体" w:hAnsi="宋体"/>
          <w:kern w:val="0"/>
          <w:sz w:val="22"/>
        </w:rPr>
        <w:t>．</w:t>
      </w:r>
      <w:r>
        <w:rPr>
          <w:rFonts w:ascii="宋体" w:hAnsi="宋体" w:hint="eastAsia"/>
          <w:szCs w:val="21"/>
        </w:rPr>
        <w:t>课程设计报告</w:t>
      </w:r>
      <w:r w:rsidRPr="0094684E">
        <w:rPr>
          <w:rFonts w:ascii="宋体" w:hAnsi="宋体"/>
          <w:kern w:val="0"/>
          <w:sz w:val="22"/>
        </w:rPr>
        <w:t>考核</w:t>
      </w:r>
    </w:p>
    <w:p w14:paraId="263BD679" w14:textId="77777777" w:rsidR="00334B7A" w:rsidRPr="0094684E" w:rsidRDefault="00334B7A" w:rsidP="00334B7A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 w:hint="eastAsia"/>
          <w:kern w:val="0"/>
          <w:szCs w:val="21"/>
        </w:rPr>
        <w:t>重点考核学生</w:t>
      </w:r>
      <w:r>
        <w:rPr>
          <w:rFonts w:ascii="宋体" w:hAnsi="宋体" w:hint="eastAsia"/>
          <w:szCs w:val="21"/>
        </w:rPr>
        <w:t>课程设计报告的撰写情况</w:t>
      </w:r>
      <w:r w:rsidRPr="0094684E">
        <w:rPr>
          <w:rFonts w:ascii="宋体" w:hAnsi="宋体" w:hint="eastAsia"/>
          <w:kern w:val="0"/>
          <w:szCs w:val="21"/>
        </w:rPr>
        <w:t>，主要考查点包括</w:t>
      </w:r>
      <w:r>
        <w:rPr>
          <w:rFonts w:ascii="宋体" w:hAnsi="宋体" w:hint="eastAsia"/>
          <w:szCs w:val="21"/>
        </w:rPr>
        <w:t>报告撰写内容的正确性、结构的完整性和格式的规范性等</w:t>
      </w:r>
      <w:r w:rsidRPr="0094684E">
        <w:rPr>
          <w:rFonts w:ascii="宋体" w:hAnsi="宋体"/>
          <w:kern w:val="0"/>
          <w:szCs w:val="21"/>
        </w:rPr>
        <w:t>。</w:t>
      </w:r>
    </w:p>
    <w:p w14:paraId="609F9501" w14:textId="77777777" w:rsidR="00334B7A" w:rsidRPr="0094684E" w:rsidRDefault="00334B7A" w:rsidP="00334B7A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（1）</w:t>
      </w:r>
      <w:r>
        <w:rPr>
          <w:rFonts w:ascii="宋体" w:hAnsi="宋体" w:hint="eastAsia"/>
          <w:szCs w:val="21"/>
        </w:rPr>
        <w:t>课程设计报告</w:t>
      </w:r>
      <w:r w:rsidRPr="0094684E">
        <w:rPr>
          <w:rFonts w:ascii="宋体" w:hAnsi="宋体"/>
          <w:kern w:val="0"/>
          <w:szCs w:val="21"/>
        </w:rPr>
        <w:t>考核范围和权重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5670"/>
        <w:gridCol w:w="850"/>
        <w:gridCol w:w="1149"/>
      </w:tblGrid>
      <w:tr w:rsidR="00334B7A" w:rsidRPr="0094684E" w14:paraId="68916154" w14:textId="77777777" w:rsidTr="00D630AF">
        <w:trPr>
          <w:tblHeader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65243847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教学单元</w:t>
            </w:r>
            <w:r w:rsidRPr="0094684E">
              <w:rPr>
                <w:rFonts w:ascii="宋体" w:hAnsi="宋体" w:hint="eastAsia"/>
                <w:b/>
                <w:kern w:val="0"/>
                <w:sz w:val="18"/>
                <w:szCs w:val="21"/>
              </w:rPr>
              <w:t>及考查点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98FF1BB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考核</w:t>
            </w:r>
            <w:r w:rsidRPr="0094684E">
              <w:rPr>
                <w:rFonts w:ascii="宋体" w:hAnsi="宋体" w:hint="eastAsia"/>
                <w:b/>
                <w:kern w:val="0"/>
                <w:sz w:val="18"/>
                <w:szCs w:val="21"/>
              </w:rPr>
              <w:t>内容及</w:t>
            </w: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要求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396906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权重(%)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4F7F0011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支撑的</w:t>
            </w:r>
          </w:p>
          <w:p w14:paraId="563273CD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kern w:val="0"/>
                <w:sz w:val="18"/>
                <w:szCs w:val="21"/>
              </w:rPr>
              <w:t>课程目标</w:t>
            </w:r>
          </w:p>
        </w:tc>
      </w:tr>
      <w:tr w:rsidR="00334B7A" w:rsidRPr="0094684E" w14:paraId="30A05B0F" w14:textId="77777777" w:rsidTr="00D630AF">
        <w:trPr>
          <w:trHeight w:val="770"/>
          <w:tblHeader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2C4FB5E6" w14:textId="77777777" w:rsidR="00334B7A" w:rsidRPr="00BA453B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18"/>
                <w:szCs w:val="21"/>
              </w:rPr>
            </w:pPr>
            <w:r w:rsidRPr="00971714">
              <w:rPr>
                <w:sz w:val="18"/>
                <w:szCs w:val="18"/>
              </w:rPr>
              <w:t>实验项目</w:t>
            </w:r>
            <w:r w:rsidRPr="00971714">
              <w:rPr>
                <w:sz w:val="18"/>
                <w:szCs w:val="18"/>
              </w:rPr>
              <w:t>1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901FEFE" w14:textId="77777777" w:rsidR="00334B7A" w:rsidRPr="00BA453B" w:rsidRDefault="00334B7A" w:rsidP="00D630AF">
            <w:pPr>
              <w:widowControl/>
              <w:adjustRightInd w:val="0"/>
              <w:snapToGrid w:val="0"/>
              <w:jc w:val="left"/>
              <w:rPr>
                <w:rFonts w:ascii="宋体" w:hAnsi="宋体"/>
                <w:bCs/>
                <w:kern w:val="0"/>
                <w:sz w:val="18"/>
                <w:szCs w:val="21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设计任务的分析（清晰、准确）；概要设计的描述（表达清晰、简洁）；整体</w:t>
            </w:r>
            <w:r w:rsidRPr="00FA6392">
              <w:rPr>
                <w:rFonts w:ascii="宋体" w:hAnsi="宋体" w:hint="eastAsia"/>
                <w:kern w:val="0"/>
                <w:sz w:val="18"/>
                <w:szCs w:val="18"/>
              </w:rPr>
              <w:t>设计方案的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描述（表达清晰、简明）</w:t>
            </w:r>
            <w:r w:rsidRPr="00BA453B">
              <w:rPr>
                <w:rFonts w:ascii="宋体" w:hAnsi="宋体"/>
                <w:bCs/>
                <w:kern w:val="0"/>
                <w:sz w:val="18"/>
                <w:szCs w:val="21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9FFFDC" w14:textId="77777777" w:rsidR="00334B7A" w:rsidRPr="00CC181D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18"/>
                <w:szCs w:val="21"/>
              </w:rPr>
            </w:pPr>
            <w:r>
              <w:rPr>
                <w:rFonts w:ascii="宋体" w:hAnsi="宋体"/>
                <w:bCs/>
                <w:kern w:val="0"/>
                <w:sz w:val="18"/>
                <w:szCs w:val="21"/>
              </w:rPr>
              <w:t>50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11276D7F" w14:textId="77777777" w:rsidR="00334B7A" w:rsidRPr="00BA453B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18"/>
                <w:szCs w:val="21"/>
              </w:rPr>
            </w:pPr>
            <w:r>
              <w:rPr>
                <w:rFonts w:ascii="宋体" w:hAnsi="宋体" w:hint="eastAsia"/>
                <w:bCs/>
                <w:kern w:val="0"/>
                <w:sz w:val="18"/>
                <w:szCs w:val="21"/>
              </w:rPr>
              <w:t>课程目标1</w:t>
            </w:r>
          </w:p>
        </w:tc>
      </w:tr>
      <w:tr w:rsidR="00334B7A" w:rsidRPr="0094684E" w14:paraId="51FE104E" w14:textId="77777777" w:rsidTr="00D630AF">
        <w:trPr>
          <w:trHeight w:val="950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12D21197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21"/>
              </w:rPr>
            </w:pPr>
            <w:r w:rsidRPr="00971714">
              <w:rPr>
                <w:sz w:val="18"/>
                <w:szCs w:val="18"/>
              </w:rPr>
              <w:t>实验项目</w:t>
            </w:r>
            <w:r w:rsidRPr="00971714">
              <w:rPr>
                <w:sz w:val="18"/>
                <w:szCs w:val="18"/>
              </w:rPr>
              <w:t>2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FF977BE" w14:textId="77777777" w:rsidR="00334B7A" w:rsidRPr="00FA6392" w:rsidRDefault="00334B7A" w:rsidP="00D630AF">
            <w:pPr>
              <w:widowControl/>
              <w:adjustRightInd w:val="0"/>
              <w:snapToGrid w:val="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实现流程完整（完备性）；关键节点截图并给出解释说明（说明清楚）；对设计方案中所提及的内容全部实现，完成度高（表达清晰、简明）。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737C1B" w14:textId="77777777" w:rsidR="00334B7A" w:rsidRPr="00FA6392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50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296CE79C" w14:textId="77777777" w:rsidR="00334B7A" w:rsidRPr="00FA6392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课程目标2</w:t>
            </w:r>
          </w:p>
        </w:tc>
      </w:tr>
    </w:tbl>
    <w:p w14:paraId="1AC468DD" w14:textId="77777777" w:rsidR="00334B7A" w:rsidRPr="0094684E" w:rsidRDefault="00334B7A" w:rsidP="00334B7A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（2）</w:t>
      </w:r>
      <w:r>
        <w:rPr>
          <w:rFonts w:ascii="宋体" w:hAnsi="宋体" w:hint="eastAsia"/>
          <w:szCs w:val="21"/>
        </w:rPr>
        <w:t>课程设计报告</w:t>
      </w:r>
      <w:r w:rsidRPr="0094684E">
        <w:rPr>
          <w:rFonts w:ascii="宋体" w:hAnsi="宋体"/>
          <w:kern w:val="0"/>
          <w:szCs w:val="21"/>
        </w:rPr>
        <w:t>考核评价标准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9"/>
        <w:gridCol w:w="1560"/>
        <w:gridCol w:w="1701"/>
        <w:gridCol w:w="1417"/>
        <w:gridCol w:w="1765"/>
        <w:gridCol w:w="9"/>
        <w:gridCol w:w="1501"/>
      </w:tblGrid>
      <w:tr w:rsidR="00334B7A" w:rsidRPr="0094684E" w14:paraId="37FA8E4C" w14:textId="77777777" w:rsidTr="00D630AF">
        <w:trPr>
          <w:trHeight w:val="481"/>
          <w:jc w:val="center"/>
        </w:trPr>
        <w:tc>
          <w:tcPr>
            <w:tcW w:w="1119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F7A8AB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考核内容</w:t>
            </w:r>
          </w:p>
        </w:tc>
        <w:tc>
          <w:tcPr>
            <w:tcW w:w="7953" w:type="dxa"/>
            <w:gridSpan w:val="6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70EA5C6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评价标准</w:t>
            </w:r>
          </w:p>
        </w:tc>
      </w:tr>
      <w:tr w:rsidR="00334B7A" w:rsidRPr="0094684E" w14:paraId="437B3091" w14:textId="77777777" w:rsidTr="00D630AF">
        <w:trPr>
          <w:trHeight w:val="559"/>
          <w:jc w:val="center"/>
        </w:trPr>
        <w:tc>
          <w:tcPr>
            <w:tcW w:w="1119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231CCA2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</w:p>
        </w:tc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B842037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100-90分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6D4D51E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89-80分</w:t>
            </w:r>
          </w:p>
        </w:tc>
        <w:tc>
          <w:tcPr>
            <w:tcW w:w="141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E00B28B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79-70分</w:t>
            </w:r>
          </w:p>
        </w:tc>
        <w:tc>
          <w:tcPr>
            <w:tcW w:w="1774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BCE65C0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69-60分</w:t>
            </w:r>
          </w:p>
        </w:tc>
        <w:tc>
          <w:tcPr>
            <w:tcW w:w="1501" w:type="dxa"/>
            <w:vAlign w:val="center"/>
          </w:tcPr>
          <w:p w14:paraId="282235EB" w14:textId="77777777" w:rsidR="00334B7A" w:rsidRPr="0094684E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18"/>
                <w:szCs w:val="21"/>
              </w:rPr>
            </w:pPr>
            <w:r w:rsidRPr="0094684E">
              <w:rPr>
                <w:rFonts w:ascii="宋体" w:hAnsi="宋体"/>
                <w:b/>
                <w:bCs/>
                <w:kern w:val="0"/>
                <w:sz w:val="18"/>
                <w:szCs w:val="21"/>
              </w:rPr>
              <w:t>59-0分</w:t>
            </w:r>
          </w:p>
        </w:tc>
      </w:tr>
      <w:tr w:rsidR="00334B7A" w:rsidRPr="0094684E" w14:paraId="0DA78784" w14:textId="77777777" w:rsidTr="00D630AF">
        <w:trPr>
          <w:trHeight w:val="2405"/>
          <w:jc w:val="center"/>
        </w:trPr>
        <w:tc>
          <w:tcPr>
            <w:tcW w:w="1119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8030D5B" w14:textId="77777777" w:rsidR="00334B7A" w:rsidRPr="0039426D" w:rsidRDefault="00334B7A" w:rsidP="00D630AF"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39426D">
              <w:rPr>
                <w:rFonts w:ascii="宋体" w:hAnsi="宋体" w:hint="eastAsia"/>
                <w:kern w:val="0"/>
                <w:sz w:val="18"/>
                <w:szCs w:val="18"/>
              </w:rPr>
              <w:t>报告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考核</w:t>
            </w:r>
          </w:p>
        </w:tc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243E5D" w14:textId="77777777" w:rsidR="00334B7A" w:rsidRPr="0039426D" w:rsidRDefault="00334B7A" w:rsidP="00D630AF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完全按照课程设计报告的模块要求完成课程设计报告，且各部分内容详实，报告排版完全规范，整体美观，无错别字，图片清晰，表格工整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1795B9E" w14:textId="77777777" w:rsidR="00334B7A" w:rsidRPr="0039426D" w:rsidRDefault="00334B7A" w:rsidP="00D630AF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完全按照课程设计报告的模块要求完成课程设计报告，但某些部分的内容不够详实，报告排版比较符合要求，整体较为美观，没有错别字，图片较为清晰，表格较为工整</w:t>
            </w:r>
          </w:p>
        </w:tc>
        <w:tc>
          <w:tcPr>
            <w:tcW w:w="141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BC6A1B" w14:textId="77777777" w:rsidR="00334B7A" w:rsidRPr="0039426D" w:rsidRDefault="00334B7A" w:rsidP="00D630AF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基本按照课程设计报告的模块要求完成课程设计报告，但各部分内容都不够详实，报告排版基本符合要求，整体美观度尚可，存在少量错别字，图片较为清晰，表格较为工整</w:t>
            </w:r>
          </w:p>
        </w:tc>
        <w:tc>
          <w:tcPr>
            <w:tcW w:w="176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23F6003" w14:textId="77777777" w:rsidR="00334B7A" w:rsidRPr="0039426D" w:rsidRDefault="00334B7A" w:rsidP="00D630AF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基本按照课程设计报告的模块要求完成课程设计报告，但存在个别模块缺失的现象，且内容不够详实，报告排版基本符合要求，整体美观度不足，存在少量错别字，图片不够清晰，表格对齐不够工整</w:t>
            </w:r>
          </w:p>
        </w:tc>
        <w:tc>
          <w:tcPr>
            <w:tcW w:w="1510" w:type="dxa"/>
            <w:gridSpan w:val="2"/>
            <w:vAlign w:val="center"/>
          </w:tcPr>
          <w:p w14:paraId="5452F5AB" w14:textId="77777777" w:rsidR="00334B7A" w:rsidRPr="0039426D" w:rsidRDefault="00334B7A" w:rsidP="00D630AF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不能按照课程设计报告的模块要求完成课程设计报告，缺少的模块较多，报告排版不符合要求，无美观度，存在大量错别字，图片模糊，表格混乱</w:t>
            </w:r>
          </w:p>
        </w:tc>
      </w:tr>
    </w:tbl>
    <w:p w14:paraId="42D20B54" w14:textId="77777777" w:rsidR="004949A1" w:rsidRPr="00334B7A" w:rsidRDefault="004949A1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</w:p>
    <w:p w14:paraId="5D05D947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九、课程目标达成评价</w:t>
      </w:r>
    </w:p>
    <w:p w14:paraId="446D6E48" w14:textId="72DB8D32" w:rsidR="007D69BC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  <w:r w:rsidRPr="0094684E">
        <w:rPr>
          <w:rFonts w:ascii="宋体" w:hAnsi="宋体"/>
          <w:kern w:val="0"/>
          <w:szCs w:val="21"/>
        </w:rPr>
        <w:t>1．课程目标与教学单元及考核方式的关系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4"/>
        <w:gridCol w:w="3364"/>
        <w:gridCol w:w="1306"/>
        <w:gridCol w:w="1607"/>
        <w:gridCol w:w="1021"/>
      </w:tblGrid>
      <w:tr w:rsidR="004949A1" w:rsidRPr="005D1A96" w14:paraId="585C0D27" w14:textId="77777777" w:rsidTr="002309CE">
        <w:trPr>
          <w:trHeight w:val="897"/>
          <w:tblHeader/>
          <w:jc w:val="center"/>
        </w:trPr>
        <w:tc>
          <w:tcPr>
            <w:tcW w:w="177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1B9058D" w14:textId="77777777" w:rsidR="004949A1" w:rsidRPr="005D1A96" w:rsidRDefault="004949A1" w:rsidP="002309CE">
            <w:pPr>
              <w:spacing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1A96">
              <w:rPr>
                <w:rFonts w:ascii="宋体" w:hAnsi="宋体"/>
                <w:b/>
                <w:sz w:val="18"/>
                <w:szCs w:val="18"/>
              </w:rPr>
              <w:t>课程目标</w:t>
            </w:r>
          </w:p>
        </w:tc>
        <w:tc>
          <w:tcPr>
            <w:tcW w:w="336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216F0ED" w14:textId="77777777" w:rsidR="004949A1" w:rsidRPr="005D1A96" w:rsidRDefault="004949A1" w:rsidP="002309CE">
            <w:pPr>
              <w:spacing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1A96">
              <w:rPr>
                <w:rFonts w:ascii="宋体" w:hAnsi="宋体"/>
                <w:b/>
                <w:sz w:val="18"/>
                <w:szCs w:val="18"/>
              </w:rPr>
              <w:t>教学单元</w:t>
            </w:r>
          </w:p>
        </w:tc>
        <w:tc>
          <w:tcPr>
            <w:tcW w:w="130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52593EF" w14:textId="7761C063" w:rsidR="004949A1" w:rsidRPr="005D1A96" w:rsidRDefault="004949A1" w:rsidP="002309CE">
            <w:pPr>
              <w:spacing w:line="2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1A96">
              <w:rPr>
                <w:rFonts w:ascii="宋体" w:hAnsi="宋体"/>
                <w:b/>
                <w:sz w:val="18"/>
                <w:szCs w:val="18"/>
              </w:rPr>
              <w:t>平时考核（</w:t>
            </w:r>
            <w:r w:rsidR="00942801">
              <w:rPr>
                <w:rFonts w:ascii="宋体" w:hAnsi="宋体"/>
                <w:b/>
                <w:sz w:val="18"/>
                <w:szCs w:val="18"/>
              </w:rPr>
              <w:t>60</w:t>
            </w:r>
            <w:r w:rsidRPr="005D1A96">
              <w:rPr>
                <w:rFonts w:ascii="宋体" w:hAnsi="宋体"/>
                <w:b/>
                <w:sz w:val="18"/>
                <w:szCs w:val="18"/>
              </w:rPr>
              <w:t>%）</w:t>
            </w:r>
          </w:p>
        </w:tc>
        <w:tc>
          <w:tcPr>
            <w:tcW w:w="160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DA8F784" w14:textId="487666B1" w:rsidR="004949A1" w:rsidRPr="005D1A96" w:rsidRDefault="00942801" w:rsidP="002309CE">
            <w:pPr>
              <w:spacing w:line="2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期末考核</w:t>
            </w:r>
          </w:p>
          <w:p w14:paraId="462C4590" w14:textId="39BC20AA" w:rsidR="004949A1" w:rsidRPr="005D1A96" w:rsidRDefault="004949A1" w:rsidP="002309CE">
            <w:pPr>
              <w:spacing w:line="2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1A96">
              <w:rPr>
                <w:rFonts w:ascii="宋体" w:hAnsi="宋体"/>
                <w:b/>
                <w:sz w:val="18"/>
                <w:szCs w:val="18"/>
              </w:rPr>
              <w:t>（</w:t>
            </w:r>
            <w:r w:rsidR="00942801">
              <w:rPr>
                <w:rFonts w:ascii="宋体" w:hAnsi="宋体"/>
                <w:b/>
                <w:sz w:val="18"/>
                <w:szCs w:val="18"/>
              </w:rPr>
              <w:t>4</w:t>
            </w:r>
            <w:r w:rsidRPr="005D1A96">
              <w:rPr>
                <w:rFonts w:ascii="宋体" w:hAnsi="宋体" w:hint="eastAsia"/>
                <w:b/>
                <w:sz w:val="18"/>
                <w:szCs w:val="18"/>
              </w:rPr>
              <w:t>0</w:t>
            </w:r>
            <w:r w:rsidRPr="005D1A96">
              <w:rPr>
                <w:rFonts w:ascii="宋体" w:hAnsi="宋体"/>
                <w:b/>
                <w:sz w:val="18"/>
                <w:szCs w:val="18"/>
              </w:rPr>
              <w:t>%）</w:t>
            </w:r>
          </w:p>
        </w:tc>
        <w:tc>
          <w:tcPr>
            <w:tcW w:w="1021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759183" w14:textId="77777777" w:rsidR="004949A1" w:rsidRPr="005D1A96" w:rsidRDefault="004949A1" w:rsidP="002309CE">
            <w:pPr>
              <w:spacing w:line="2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1A96">
              <w:rPr>
                <w:rFonts w:ascii="宋体" w:hAnsi="宋体" w:hint="eastAsia"/>
                <w:b/>
                <w:sz w:val="18"/>
                <w:szCs w:val="18"/>
              </w:rPr>
              <w:t>合计</w:t>
            </w:r>
          </w:p>
        </w:tc>
      </w:tr>
      <w:tr w:rsidR="008E6CEA" w:rsidRPr="005D1A96" w14:paraId="555122EA" w14:textId="77777777" w:rsidTr="002309CE">
        <w:trPr>
          <w:trHeight w:val="574"/>
          <w:jc w:val="center"/>
        </w:trPr>
        <w:tc>
          <w:tcPr>
            <w:tcW w:w="177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84B5" w14:textId="77777777" w:rsidR="008E6CEA" w:rsidRPr="005D1A96" w:rsidRDefault="008E6CEA" w:rsidP="002309C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/>
                <w:sz w:val="18"/>
                <w:szCs w:val="18"/>
              </w:rPr>
              <w:t>课程目标1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3FCF10A" w14:textId="77777777" w:rsidR="008E6CEA" w:rsidRPr="005D1A96" w:rsidRDefault="008E6CEA" w:rsidP="002309CE">
            <w:pPr>
              <w:spacing w:line="260" w:lineRule="exact"/>
              <w:rPr>
                <w:rFonts w:ascii="宋体" w:hAnsi="宋体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kern w:val="0"/>
                <w:sz w:val="18"/>
                <w:szCs w:val="21"/>
              </w:rPr>
              <w:t>第一单元 小型网络解决方案设计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59B7EBF1" w14:textId="77777777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FE3582F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B08E5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18</w:t>
            </w:r>
          </w:p>
        </w:tc>
      </w:tr>
      <w:tr w:rsidR="008E6CEA" w:rsidRPr="005D1A96" w14:paraId="28D9D235" w14:textId="77777777" w:rsidTr="002309CE">
        <w:trPr>
          <w:trHeight w:val="574"/>
          <w:jc w:val="center"/>
        </w:trPr>
        <w:tc>
          <w:tcPr>
            <w:tcW w:w="177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78B99" w14:textId="77777777" w:rsidR="008E6CEA" w:rsidRPr="005D1A96" w:rsidRDefault="008E6CEA" w:rsidP="002309C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364" w:type="dxa"/>
            <w:shd w:val="clear" w:color="auto" w:fill="auto"/>
            <w:vAlign w:val="center"/>
          </w:tcPr>
          <w:p w14:paraId="3CB33437" w14:textId="77454CD7" w:rsidR="008E6CEA" w:rsidRPr="005D1A96" w:rsidRDefault="008E6CEA" w:rsidP="002309CE">
            <w:pPr>
              <w:spacing w:line="260" w:lineRule="exact"/>
              <w:rPr>
                <w:rFonts w:ascii="宋体" w:hAnsi="宋体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第三单元 汇报答辩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41E6EE55" w14:textId="5D956B5D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5352103D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5DA71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8E6CEA" w:rsidRPr="005D1A96" w14:paraId="108B84C6" w14:textId="77777777" w:rsidTr="002309CE">
        <w:trPr>
          <w:trHeight w:val="612"/>
          <w:jc w:val="center"/>
        </w:trPr>
        <w:tc>
          <w:tcPr>
            <w:tcW w:w="177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5502A" w14:textId="77777777" w:rsidR="008E6CEA" w:rsidRPr="005D1A96" w:rsidRDefault="008E6CEA" w:rsidP="002309C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/>
                <w:sz w:val="18"/>
                <w:szCs w:val="18"/>
              </w:rPr>
              <w:t>课程目标</w:t>
            </w:r>
            <w:r w:rsidRPr="005D1A96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5AD116F9" w14:textId="77777777" w:rsidR="008E6CEA" w:rsidRPr="005D1A96" w:rsidRDefault="008E6CEA" w:rsidP="002309CE">
            <w:pPr>
              <w:spacing w:line="260" w:lineRule="exact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第二单元  局域网配置（1）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226B45BF" w14:textId="77777777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085F6A76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16</w:t>
            </w: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3DB93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31</w:t>
            </w:r>
          </w:p>
        </w:tc>
      </w:tr>
      <w:tr w:rsidR="008E6CEA" w:rsidRPr="005D1A96" w14:paraId="4FBDBD71" w14:textId="77777777" w:rsidTr="002309CE">
        <w:trPr>
          <w:trHeight w:val="612"/>
          <w:jc w:val="center"/>
        </w:trPr>
        <w:tc>
          <w:tcPr>
            <w:tcW w:w="177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FEB4F" w14:textId="77777777" w:rsidR="008E6CEA" w:rsidRPr="005D1A96" w:rsidRDefault="008E6CEA" w:rsidP="002309C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364" w:type="dxa"/>
            <w:shd w:val="clear" w:color="auto" w:fill="auto"/>
            <w:vAlign w:val="center"/>
          </w:tcPr>
          <w:p w14:paraId="64A31335" w14:textId="408C5558" w:rsidR="008E6CEA" w:rsidRPr="005D1A96" w:rsidRDefault="008E6CEA" w:rsidP="002309CE">
            <w:pPr>
              <w:spacing w:line="260" w:lineRule="exact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第三单元 汇报答辩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5F24CC77" w14:textId="62B2F346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21C4E6DF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9B33C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8E6CEA" w:rsidRPr="005D1A96" w14:paraId="090F08A0" w14:textId="77777777" w:rsidTr="002309CE">
        <w:trPr>
          <w:trHeight w:val="656"/>
          <w:jc w:val="center"/>
        </w:trPr>
        <w:tc>
          <w:tcPr>
            <w:tcW w:w="177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168C2" w14:textId="541F579A" w:rsidR="008E6CEA" w:rsidRPr="005D1A96" w:rsidRDefault="008E6CEA" w:rsidP="0094280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D1A96">
              <w:rPr>
                <w:rFonts w:ascii="宋体" w:hAnsi="宋体"/>
                <w:sz w:val="18"/>
                <w:szCs w:val="18"/>
              </w:rPr>
              <w:t>课程目标</w:t>
            </w:r>
            <w:r w:rsidRPr="005D1A96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3364" w:type="dxa"/>
            <w:shd w:val="clear" w:color="auto" w:fill="auto"/>
            <w:vAlign w:val="center"/>
          </w:tcPr>
          <w:p w14:paraId="40CCC998" w14:textId="77777777" w:rsidR="008E6CEA" w:rsidRPr="005D1A96" w:rsidRDefault="008E6CEA" w:rsidP="002309CE">
            <w:pPr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第二单元 局域网配置（2）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0B5EB45F" w14:textId="77777777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4B3A666B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16</w:t>
            </w: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02C5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31</w:t>
            </w:r>
          </w:p>
        </w:tc>
      </w:tr>
      <w:tr w:rsidR="008E6CEA" w:rsidRPr="005D1A96" w14:paraId="33D0E0F4" w14:textId="77777777" w:rsidTr="002309CE">
        <w:trPr>
          <w:trHeight w:val="656"/>
          <w:jc w:val="center"/>
        </w:trPr>
        <w:tc>
          <w:tcPr>
            <w:tcW w:w="177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A996D" w14:textId="74C062BC" w:rsidR="008E6CEA" w:rsidRPr="005D1A96" w:rsidRDefault="008E6CEA" w:rsidP="008E6CEA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364" w:type="dxa"/>
            <w:shd w:val="clear" w:color="auto" w:fill="auto"/>
            <w:vAlign w:val="center"/>
          </w:tcPr>
          <w:p w14:paraId="176CA006" w14:textId="742172CC" w:rsidR="008E6CEA" w:rsidRPr="005D1A96" w:rsidRDefault="008E6CEA" w:rsidP="002309CE">
            <w:pPr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第三单元 汇报答辩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3D43CD36" w14:textId="5170827D" w:rsidR="008E6CEA" w:rsidRPr="005D1A96" w:rsidRDefault="008E6CEA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20（5+5+10）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6D2471F2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2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44F3F" w14:textId="77777777" w:rsidR="008E6CEA" w:rsidRPr="005D1A96" w:rsidRDefault="008E6CEA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20</w:t>
            </w:r>
          </w:p>
        </w:tc>
      </w:tr>
      <w:tr w:rsidR="004949A1" w:rsidRPr="002A2330" w14:paraId="53798004" w14:textId="77777777" w:rsidTr="002309CE">
        <w:trPr>
          <w:trHeight w:val="656"/>
          <w:jc w:val="center"/>
        </w:trPr>
        <w:tc>
          <w:tcPr>
            <w:tcW w:w="5138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52CBE7" w14:textId="77777777" w:rsidR="004949A1" w:rsidRPr="005D1A96" w:rsidRDefault="004949A1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/>
                <w:sz w:val="18"/>
                <w:szCs w:val="18"/>
              </w:rPr>
              <w:t>总计</w:t>
            </w:r>
          </w:p>
        </w:tc>
        <w:tc>
          <w:tcPr>
            <w:tcW w:w="130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53FE6" w14:textId="77777777" w:rsidR="004949A1" w:rsidRPr="005D1A96" w:rsidRDefault="004949A1" w:rsidP="002309CE">
            <w:pPr>
              <w:spacing w:line="2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60</w:t>
            </w:r>
          </w:p>
        </w:tc>
        <w:tc>
          <w:tcPr>
            <w:tcW w:w="160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513273" w14:textId="77777777" w:rsidR="004949A1" w:rsidRPr="005D1A96" w:rsidRDefault="004949A1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 w:hint="eastAsia"/>
                <w:sz w:val="18"/>
                <w:szCs w:val="18"/>
              </w:rPr>
              <w:t>40</w:t>
            </w:r>
          </w:p>
        </w:tc>
        <w:tc>
          <w:tcPr>
            <w:tcW w:w="102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091BBB" w14:textId="77777777" w:rsidR="004949A1" w:rsidRPr="002A2330" w:rsidRDefault="004949A1" w:rsidP="002309CE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D1A96">
              <w:rPr>
                <w:rFonts w:ascii="宋体" w:hAnsi="宋体"/>
                <w:sz w:val="18"/>
                <w:szCs w:val="18"/>
              </w:rPr>
              <w:t>100</w:t>
            </w:r>
          </w:p>
        </w:tc>
      </w:tr>
    </w:tbl>
    <w:p w14:paraId="4F6E289B" w14:textId="77777777" w:rsidR="00C33C5C" w:rsidRDefault="00C33C5C" w:rsidP="007D69BC">
      <w:pPr>
        <w:widowControl/>
        <w:adjustRightInd w:val="0"/>
        <w:snapToGrid w:val="0"/>
        <w:spacing w:beforeLines="50" w:before="156" w:afterLines="50" w:after="156"/>
        <w:ind w:firstLineChars="200" w:firstLine="440"/>
        <w:jc w:val="left"/>
        <w:rPr>
          <w:ins w:id="7" w:author="作者"/>
          <w:rFonts w:ascii="宋体" w:hAnsi="宋体"/>
          <w:kern w:val="0"/>
          <w:sz w:val="22"/>
        </w:rPr>
      </w:pPr>
    </w:p>
    <w:p w14:paraId="5B26B813" w14:textId="0F08D0B4" w:rsidR="007D69BC" w:rsidRDefault="007D69BC" w:rsidP="007D69BC">
      <w:pPr>
        <w:widowControl/>
        <w:adjustRightInd w:val="0"/>
        <w:snapToGrid w:val="0"/>
        <w:spacing w:beforeLines="50" w:before="156" w:afterLines="50" w:after="156"/>
        <w:ind w:firstLineChars="200" w:firstLine="440"/>
        <w:jc w:val="left"/>
        <w:rPr>
          <w:rFonts w:ascii="宋体" w:hAnsi="宋体"/>
          <w:kern w:val="0"/>
          <w:sz w:val="22"/>
        </w:rPr>
      </w:pPr>
      <w:r w:rsidRPr="0094684E">
        <w:rPr>
          <w:rFonts w:ascii="宋体" w:hAnsi="宋体"/>
          <w:kern w:val="0"/>
          <w:sz w:val="22"/>
        </w:rPr>
        <w:t>2. 总评成绩各考核环节评价参考分值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1710"/>
        <w:gridCol w:w="1645"/>
        <w:gridCol w:w="1205"/>
      </w:tblGrid>
      <w:tr w:rsidR="004949A1" w:rsidRPr="005D1A96" w14:paraId="2D5494B6" w14:textId="77777777" w:rsidTr="002309CE">
        <w:trPr>
          <w:trHeight w:val="442"/>
          <w:jc w:val="center"/>
        </w:trPr>
        <w:tc>
          <w:tcPr>
            <w:tcW w:w="4512" w:type="dxa"/>
            <w:vMerge w:val="restart"/>
            <w:vAlign w:val="center"/>
          </w:tcPr>
          <w:p w14:paraId="5EBFBE1C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  <w:t>课程目标</w:t>
            </w:r>
          </w:p>
        </w:tc>
        <w:tc>
          <w:tcPr>
            <w:tcW w:w="4560" w:type="dxa"/>
            <w:gridSpan w:val="3"/>
            <w:vAlign w:val="center"/>
          </w:tcPr>
          <w:p w14:paraId="7CED0E90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  <w:t>考核环节及分值</w:t>
            </w:r>
          </w:p>
        </w:tc>
      </w:tr>
      <w:tr w:rsidR="004949A1" w:rsidRPr="005D1A96" w14:paraId="1F70B370" w14:textId="77777777" w:rsidTr="002309CE">
        <w:trPr>
          <w:trHeight w:val="461"/>
          <w:jc w:val="center"/>
        </w:trPr>
        <w:tc>
          <w:tcPr>
            <w:tcW w:w="4512" w:type="dxa"/>
            <w:vMerge/>
          </w:tcPr>
          <w:p w14:paraId="20D9E143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</w:pPr>
          </w:p>
        </w:tc>
        <w:tc>
          <w:tcPr>
            <w:tcW w:w="1710" w:type="dxa"/>
            <w:vAlign w:val="center"/>
          </w:tcPr>
          <w:p w14:paraId="61A38454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  <w:t>平时考核</w:t>
            </w:r>
          </w:p>
        </w:tc>
        <w:tc>
          <w:tcPr>
            <w:tcW w:w="1645" w:type="dxa"/>
            <w:vAlign w:val="center"/>
          </w:tcPr>
          <w:p w14:paraId="5918852C" w14:textId="38B30F2B" w:rsidR="004949A1" w:rsidRPr="00334B7A" w:rsidRDefault="00334B7A" w:rsidP="00334B7A">
            <w:pPr>
              <w:spacing w:line="26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期末考核</w:t>
            </w:r>
          </w:p>
        </w:tc>
        <w:tc>
          <w:tcPr>
            <w:tcW w:w="1205" w:type="dxa"/>
            <w:vAlign w:val="center"/>
          </w:tcPr>
          <w:p w14:paraId="1CB9D017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kern w:val="0"/>
                <w:sz w:val="18"/>
                <w:szCs w:val="21"/>
              </w:rPr>
              <w:t>合计</w:t>
            </w:r>
          </w:p>
        </w:tc>
      </w:tr>
      <w:tr w:rsidR="004949A1" w:rsidRPr="005D1A96" w14:paraId="5D3A5A43" w14:textId="77777777" w:rsidTr="002309CE">
        <w:trPr>
          <w:trHeight w:val="661"/>
          <w:jc w:val="center"/>
        </w:trPr>
        <w:tc>
          <w:tcPr>
            <w:tcW w:w="4512" w:type="dxa"/>
            <w:vAlign w:val="center"/>
          </w:tcPr>
          <w:p w14:paraId="41A08230" w14:textId="77777777" w:rsidR="004949A1" w:rsidRPr="005D1A96" w:rsidRDefault="004949A1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sz w:val="18"/>
                <w:szCs w:val="18"/>
              </w:rPr>
              <w:t>课程目标1：</w:t>
            </w: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18"/>
              </w:rPr>
              <w:t>能分析、设计小型计算机网络，制定合适的网络配置方案</w:t>
            </w:r>
            <w:r w:rsidRPr="005D1A96">
              <w:rPr>
                <w:rFonts w:ascii="宋体" w:hAnsi="宋体"/>
                <w:color w:val="000000" w:themeColor="text1"/>
                <w:kern w:val="0"/>
                <w:sz w:val="18"/>
                <w:szCs w:val="18"/>
              </w:rPr>
              <w:t>。</w:t>
            </w:r>
          </w:p>
        </w:tc>
        <w:tc>
          <w:tcPr>
            <w:tcW w:w="1710" w:type="dxa"/>
            <w:vAlign w:val="center"/>
          </w:tcPr>
          <w:p w14:paraId="45AF559C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15</w:t>
            </w:r>
          </w:p>
        </w:tc>
        <w:tc>
          <w:tcPr>
            <w:tcW w:w="1645" w:type="dxa"/>
            <w:vAlign w:val="center"/>
          </w:tcPr>
          <w:p w14:paraId="72742A45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8</w:t>
            </w:r>
          </w:p>
        </w:tc>
        <w:tc>
          <w:tcPr>
            <w:tcW w:w="1205" w:type="dxa"/>
            <w:vAlign w:val="center"/>
          </w:tcPr>
          <w:p w14:paraId="6D8688C8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23</w:t>
            </w:r>
          </w:p>
        </w:tc>
      </w:tr>
      <w:tr w:rsidR="004949A1" w:rsidRPr="005D1A96" w14:paraId="608B0847" w14:textId="77777777" w:rsidTr="002309CE">
        <w:trPr>
          <w:trHeight w:val="1123"/>
          <w:jc w:val="center"/>
        </w:trPr>
        <w:tc>
          <w:tcPr>
            <w:tcW w:w="4512" w:type="dxa"/>
            <w:vAlign w:val="center"/>
          </w:tcPr>
          <w:p w14:paraId="22A5B50D" w14:textId="77777777" w:rsidR="004949A1" w:rsidRPr="005D1A96" w:rsidRDefault="004949A1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sz w:val="18"/>
                <w:szCs w:val="18"/>
              </w:rPr>
              <w:t>课程目标2：</w:t>
            </w: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能够根据方案模拟器中完成网络的基本连通调试，包括交换机VLAN划分、三层交换机配置和路由配置，要求采用DHCP进行IP自动配置、能够通过VPN技术实现远程接入内部网</w:t>
            </w:r>
            <w:r w:rsidRPr="005D1A96"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  <w:t>。</w:t>
            </w:r>
          </w:p>
        </w:tc>
        <w:tc>
          <w:tcPr>
            <w:tcW w:w="1710" w:type="dxa"/>
            <w:vAlign w:val="center"/>
          </w:tcPr>
          <w:p w14:paraId="4A1F7F1A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20</w:t>
            </w:r>
          </w:p>
        </w:tc>
        <w:tc>
          <w:tcPr>
            <w:tcW w:w="1645" w:type="dxa"/>
            <w:vAlign w:val="center"/>
          </w:tcPr>
          <w:p w14:paraId="355BD7F2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16</w:t>
            </w:r>
          </w:p>
        </w:tc>
        <w:tc>
          <w:tcPr>
            <w:tcW w:w="1205" w:type="dxa"/>
            <w:vAlign w:val="center"/>
          </w:tcPr>
          <w:p w14:paraId="1F782E0A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36</w:t>
            </w:r>
          </w:p>
        </w:tc>
      </w:tr>
      <w:tr w:rsidR="004949A1" w:rsidRPr="005D1A96" w14:paraId="745B0D01" w14:textId="77777777" w:rsidTr="002309CE">
        <w:trPr>
          <w:trHeight w:val="1400"/>
          <w:jc w:val="center"/>
        </w:trPr>
        <w:tc>
          <w:tcPr>
            <w:tcW w:w="4512" w:type="dxa"/>
            <w:vAlign w:val="center"/>
          </w:tcPr>
          <w:p w14:paraId="50C9730B" w14:textId="77777777" w:rsidR="004949A1" w:rsidRPr="005D1A96" w:rsidRDefault="004949A1" w:rsidP="002309CE">
            <w:pPr>
              <w:widowControl/>
              <w:adjustRightInd w:val="0"/>
              <w:snapToGrid w:val="0"/>
              <w:jc w:val="left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b/>
                <w:bCs/>
                <w:color w:val="000000" w:themeColor="text1"/>
                <w:sz w:val="18"/>
                <w:szCs w:val="18"/>
              </w:rPr>
              <w:t>课程目标3：</w:t>
            </w: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能够根据方案实现应用层网络服务配置，包括Web服务、DNS服务、电子邮件服务、FTP服务等；能够根据方案进行相关安全配置，包括防DHCP欺骗、防火墙等</w:t>
            </w:r>
            <w:r w:rsidRPr="005D1A96"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  <w:t>。</w:t>
            </w:r>
          </w:p>
        </w:tc>
        <w:tc>
          <w:tcPr>
            <w:tcW w:w="1710" w:type="dxa"/>
            <w:vAlign w:val="center"/>
          </w:tcPr>
          <w:p w14:paraId="5B4F525F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25</w:t>
            </w:r>
          </w:p>
        </w:tc>
        <w:tc>
          <w:tcPr>
            <w:tcW w:w="1645" w:type="dxa"/>
            <w:vAlign w:val="center"/>
          </w:tcPr>
          <w:p w14:paraId="0D17FD80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16</w:t>
            </w:r>
          </w:p>
        </w:tc>
        <w:tc>
          <w:tcPr>
            <w:tcW w:w="1205" w:type="dxa"/>
            <w:vAlign w:val="center"/>
          </w:tcPr>
          <w:p w14:paraId="6C64DC0F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41</w:t>
            </w:r>
          </w:p>
        </w:tc>
      </w:tr>
      <w:tr w:rsidR="004949A1" w:rsidRPr="00D87055" w14:paraId="01811CD2" w14:textId="77777777" w:rsidTr="002309CE">
        <w:trPr>
          <w:trHeight w:val="591"/>
          <w:jc w:val="center"/>
        </w:trPr>
        <w:tc>
          <w:tcPr>
            <w:tcW w:w="4512" w:type="dxa"/>
            <w:vAlign w:val="center"/>
          </w:tcPr>
          <w:p w14:paraId="640ECC62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  <w:t>总计</w:t>
            </w:r>
          </w:p>
        </w:tc>
        <w:tc>
          <w:tcPr>
            <w:tcW w:w="1710" w:type="dxa"/>
            <w:vAlign w:val="center"/>
          </w:tcPr>
          <w:p w14:paraId="26C3B088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60</w:t>
            </w:r>
          </w:p>
        </w:tc>
        <w:tc>
          <w:tcPr>
            <w:tcW w:w="1645" w:type="dxa"/>
            <w:vAlign w:val="center"/>
          </w:tcPr>
          <w:p w14:paraId="3C581E95" w14:textId="77777777" w:rsidR="004949A1" w:rsidRPr="005D1A96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 w:hint="eastAsia"/>
                <w:color w:val="000000" w:themeColor="text1"/>
                <w:kern w:val="0"/>
                <w:sz w:val="18"/>
                <w:szCs w:val="21"/>
              </w:rPr>
              <w:t>40</w:t>
            </w:r>
          </w:p>
        </w:tc>
        <w:tc>
          <w:tcPr>
            <w:tcW w:w="1205" w:type="dxa"/>
            <w:vAlign w:val="center"/>
          </w:tcPr>
          <w:p w14:paraId="1B9A176B" w14:textId="77777777" w:rsidR="004949A1" w:rsidRPr="00D87055" w:rsidRDefault="004949A1" w:rsidP="002309CE">
            <w:pPr>
              <w:widowControl/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</w:pPr>
            <w:r w:rsidRPr="005D1A96">
              <w:rPr>
                <w:rFonts w:ascii="宋体" w:hAnsi="宋体"/>
                <w:color w:val="000000" w:themeColor="text1"/>
                <w:kern w:val="0"/>
                <w:sz w:val="18"/>
                <w:szCs w:val="21"/>
              </w:rPr>
              <w:t>100</w:t>
            </w:r>
          </w:p>
        </w:tc>
      </w:tr>
    </w:tbl>
    <w:p w14:paraId="603B51D8" w14:textId="77777777" w:rsidR="004949A1" w:rsidRPr="0094684E" w:rsidRDefault="004949A1" w:rsidP="007D69BC">
      <w:pPr>
        <w:widowControl/>
        <w:adjustRightInd w:val="0"/>
        <w:snapToGrid w:val="0"/>
        <w:spacing w:beforeLines="50" w:before="156" w:afterLines="50" w:after="156"/>
        <w:ind w:firstLineChars="200" w:firstLine="440"/>
        <w:jc w:val="left"/>
        <w:rPr>
          <w:rFonts w:ascii="宋体" w:hAnsi="宋体"/>
          <w:kern w:val="0"/>
          <w:sz w:val="22"/>
        </w:rPr>
      </w:pPr>
    </w:p>
    <w:p w14:paraId="28E69B5E" w14:textId="3847561A" w:rsidR="007D69BC" w:rsidRPr="0094684E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40"/>
        <w:jc w:val="left"/>
        <w:rPr>
          <w:rFonts w:ascii="宋体" w:hAnsi="宋体"/>
          <w:kern w:val="0"/>
          <w:sz w:val="22"/>
        </w:rPr>
      </w:pPr>
      <w:r w:rsidRPr="0094684E">
        <w:rPr>
          <w:rFonts w:ascii="宋体" w:hAnsi="宋体"/>
          <w:kern w:val="0"/>
          <w:sz w:val="22"/>
        </w:rPr>
        <w:t>3. 课程目标达成度</w:t>
      </w:r>
      <w:r w:rsidR="005F3C19">
        <w:rPr>
          <w:rFonts w:ascii="宋体" w:hAnsi="宋体" w:hint="eastAsia"/>
          <w:kern w:val="0"/>
          <w:sz w:val="22"/>
        </w:rPr>
        <w:t>定量</w:t>
      </w:r>
      <w:r w:rsidRPr="0094684E">
        <w:rPr>
          <w:rFonts w:ascii="宋体" w:hAnsi="宋体"/>
          <w:kern w:val="0"/>
          <w:sz w:val="22"/>
        </w:rPr>
        <w:t>测算</w:t>
      </w:r>
    </w:p>
    <w:p w14:paraId="31E3333A" w14:textId="77777777" w:rsidR="007D69BC" w:rsidRPr="0094684E" w:rsidRDefault="007D69BC" w:rsidP="007D69BC">
      <w:pPr>
        <w:widowControl/>
        <w:adjustRightInd w:val="0"/>
        <w:snapToGrid w:val="0"/>
        <w:spacing w:after="200"/>
        <w:ind w:firstLineChars="200" w:firstLine="360"/>
        <w:jc w:val="center"/>
        <w:rPr>
          <w:rFonts w:ascii="宋体" w:hAnsi="宋体"/>
          <w:kern w:val="0"/>
          <w:sz w:val="22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0"/>
              <w:sz w:val="18"/>
              <w:szCs w:val="18"/>
            </w:rPr>
            <m:t>课程分目标达成度</m:t>
          </m:r>
          <m:r>
            <m:rPr>
              <m:sty m:val="p"/>
            </m:rPr>
            <w:rPr>
              <w:rFonts w:ascii="Cambria Math" w:hAnsi="Cambria Math"/>
              <w:kern w:val="0"/>
              <w:sz w:val="18"/>
              <w:szCs w:val="18"/>
            </w:rPr>
            <m:t xml:space="preserve"> = </m:t>
          </m:r>
          <m:f>
            <m:fPr>
              <m:ctrlPr>
                <w:rPr>
                  <w:rFonts w:ascii="Cambria Math" w:hAnsi="Cambria Math"/>
                  <w:kern w:val="0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总评成绩中支撑该课程分目标各相关考核环节学生得分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总评成绩中支撑该课程分目标各相关考核环节合计分</m:t>
              </m:r>
            </m:den>
          </m:f>
        </m:oMath>
      </m:oMathPara>
    </w:p>
    <w:p w14:paraId="74310CE3" w14:textId="77777777" w:rsidR="007D69BC" w:rsidRPr="0094684E" w:rsidRDefault="007D69BC" w:rsidP="007D69BC">
      <w:pPr>
        <w:widowControl/>
        <w:adjustRightInd w:val="0"/>
        <w:snapToGrid w:val="0"/>
        <w:spacing w:after="200"/>
        <w:ind w:firstLineChars="200" w:firstLine="360"/>
        <w:jc w:val="center"/>
        <w:rPr>
          <w:rFonts w:ascii="宋体" w:hAnsi="宋体"/>
          <w:kern w:val="0"/>
          <w:sz w:val="22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0"/>
              <w:sz w:val="18"/>
              <w:szCs w:val="18"/>
            </w:rPr>
            <m:t>课程总目标达成度</m:t>
          </m:r>
          <m:r>
            <m:rPr>
              <m:sty m:val="p"/>
            </m:rPr>
            <w:rPr>
              <w:rFonts w:ascii="Cambria Math" w:hAnsi="Cambria Math"/>
              <w:kern w:val="0"/>
              <w:sz w:val="18"/>
              <w:szCs w:val="18"/>
            </w:rPr>
            <m:t xml:space="preserve"> = </m:t>
          </m:r>
          <m:f>
            <m:fPr>
              <m:ctrlPr>
                <w:rPr>
                  <w:rFonts w:ascii="Cambria Math" w:hAnsi="Cambria Math"/>
                  <w:kern w:val="0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本课程所有学生总评成绩平均值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本课程总评成绩总分（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18"/>
                  <w:szCs w:val="18"/>
                </w:rPr>
                <m:t>分）</m:t>
              </m:r>
            </m:den>
          </m:f>
        </m:oMath>
      </m:oMathPara>
    </w:p>
    <w:p w14:paraId="18C851FC" w14:textId="311FE94F" w:rsidR="007D69BC" w:rsidRPr="0094684E" w:rsidRDefault="007D69BC" w:rsidP="007D69BC">
      <w:pPr>
        <w:widowControl/>
        <w:adjustRightInd w:val="0"/>
        <w:snapToGrid w:val="0"/>
        <w:spacing w:beforeLines="50" w:before="156" w:afterLines="50" w:after="156" w:line="360" w:lineRule="exact"/>
        <w:ind w:firstLineChars="200" w:firstLine="440"/>
        <w:jc w:val="left"/>
        <w:rPr>
          <w:rFonts w:ascii="宋体" w:hAnsi="宋体"/>
          <w:kern w:val="0"/>
          <w:sz w:val="22"/>
        </w:rPr>
      </w:pPr>
      <w:r w:rsidRPr="0094684E">
        <w:rPr>
          <w:rFonts w:ascii="宋体" w:hAnsi="宋体"/>
          <w:kern w:val="0"/>
          <w:sz w:val="22"/>
        </w:rPr>
        <w:t>4. 课程目标达成情况定性</w:t>
      </w:r>
      <w:r w:rsidR="00007339">
        <w:rPr>
          <w:rFonts w:ascii="宋体" w:hAnsi="宋体" w:hint="eastAsia"/>
          <w:kern w:val="0"/>
          <w:sz w:val="22"/>
        </w:rPr>
        <w:t>测算</w:t>
      </w:r>
    </w:p>
    <w:p w14:paraId="57FDEB37" w14:textId="77777777" w:rsidR="007D69BC" w:rsidRPr="0094684E" w:rsidRDefault="007D69BC" w:rsidP="007D69BC">
      <w:pPr>
        <w:widowControl/>
        <w:adjustRightInd w:val="0"/>
        <w:snapToGrid w:val="0"/>
        <w:spacing w:afterLines="50" w:after="156"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94684E">
        <w:rPr>
          <w:rFonts w:ascii="宋体" w:hAnsi="宋体" w:hint="eastAsia"/>
          <w:kern w:val="0"/>
          <w:szCs w:val="21"/>
        </w:rPr>
        <w:t>课程结束后，采用问卷方式，向上课学生调研课程目标等方面达成情况，分成“完全达成”“达成”“基本达成”“部分达成”和“不达成”五个等级，按下表折算课程目标达成度。</w:t>
      </w:r>
    </w:p>
    <w:tbl>
      <w:tblPr>
        <w:tblStyle w:val="af4"/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7D69BC" w:rsidRPr="0094684E" w14:paraId="0A029498" w14:textId="77777777" w:rsidTr="007D69BC">
        <w:trPr>
          <w:trHeight w:val="442"/>
          <w:jc w:val="center"/>
        </w:trPr>
        <w:tc>
          <w:tcPr>
            <w:tcW w:w="1493" w:type="dxa"/>
            <w:vAlign w:val="center"/>
          </w:tcPr>
          <w:p w14:paraId="43357F70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评价等级</w:t>
            </w:r>
          </w:p>
        </w:tc>
        <w:tc>
          <w:tcPr>
            <w:tcW w:w="1493" w:type="dxa"/>
            <w:vAlign w:val="center"/>
          </w:tcPr>
          <w:p w14:paraId="7666B916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完全达成</w:t>
            </w:r>
          </w:p>
        </w:tc>
        <w:tc>
          <w:tcPr>
            <w:tcW w:w="1493" w:type="dxa"/>
            <w:vAlign w:val="center"/>
          </w:tcPr>
          <w:p w14:paraId="5DD7732E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达成</w:t>
            </w:r>
          </w:p>
        </w:tc>
        <w:tc>
          <w:tcPr>
            <w:tcW w:w="1493" w:type="dxa"/>
            <w:vAlign w:val="center"/>
          </w:tcPr>
          <w:p w14:paraId="2D6AA505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基本达成</w:t>
            </w:r>
          </w:p>
        </w:tc>
        <w:tc>
          <w:tcPr>
            <w:tcW w:w="1493" w:type="dxa"/>
            <w:vAlign w:val="center"/>
          </w:tcPr>
          <w:p w14:paraId="6F498D93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部分达成</w:t>
            </w:r>
          </w:p>
        </w:tc>
        <w:tc>
          <w:tcPr>
            <w:tcW w:w="1493" w:type="dxa"/>
            <w:vAlign w:val="center"/>
          </w:tcPr>
          <w:p w14:paraId="73C93BA8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bCs/>
                <w:sz w:val="18"/>
                <w:szCs w:val="18"/>
              </w:rPr>
              <w:t>不达成</w:t>
            </w:r>
          </w:p>
        </w:tc>
      </w:tr>
      <w:tr w:rsidR="007D69BC" w:rsidRPr="0094684E" w14:paraId="4A856C45" w14:textId="77777777" w:rsidTr="007D69BC">
        <w:trPr>
          <w:trHeight w:val="442"/>
          <w:jc w:val="center"/>
        </w:trPr>
        <w:tc>
          <w:tcPr>
            <w:tcW w:w="1493" w:type="dxa"/>
            <w:vAlign w:val="center"/>
          </w:tcPr>
          <w:p w14:paraId="200B48BD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折算数值</w:t>
            </w:r>
          </w:p>
        </w:tc>
        <w:tc>
          <w:tcPr>
            <w:tcW w:w="1493" w:type="dxa"/>
            <w:vAlign w:val="center"/>
          </w:tcPr>
          <w:p w14:paraId="6BF23301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493" w:type="dxa"/>
            <w:vAlign w:val="center"/>
          </w:tcPr>
          <w:p w14:paraId="459B9DFB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493" w:type="dxa"/>
            <w:vAlign w:val="center"/>
          </w:tcPr>
          <w:p w14:paraId="7E088052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493" w:type="dxa"/>
            <w:vAlign w:val="center"/>
          </w:tcPr>
          <w:p w14:paraId="272FB756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493" w:type="dxa"/>
            <w:vAlign w:val="center"/>
          </w:tcPr>
          <w:p w14:paraId="6C99274B" w14:textId="77777777" w:rsidR="007D69BC" w:rsidRPr="0094684E" w:rsidRDefault="007D69BC" w:rsidP="00C97CA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</w:tbl>
    <w:p w14:paraId="7B976F00" w14:textId="77777777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十、教学反馈与持续改进</w:t>
      </w:r>
    </w:p>
    <w:p w14:paraId="3D0A37BA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1．课程教学开始前，教师应根据本大纲制定详尽的授课计划。在第一次上课时，将课程教学大纲和授课计划面向全体学生公开，进行必要的说明。</w:t>
      </w:r>
    </w:p>
    <w:p w14:paraId="4C08B8FB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2．针对学生在</w:t>
      </w:r>
      <w:r w:rsidRPr="002A2330">
        <w:rPr>
          <w:rFonts w:ascii="宋体" w:hAnsi="宋体" w:hint="eastAsia"/>
          <w:kern w:val="0"/>
          <w:szCs w:val="21"/>
        </w:rPr>
        <w:t>网络设计</w:t>
      </w:r>
      <w:r w:rsidRPr="002A2330">
        <w:rPr>
          <w:rFonts w:ascii="宋体" w:hAnsi="宋体"/>
          <w:kern w:val="0"/>
          <w:szCs w:val="21"/>
        </w:rPr>
        <w:t>过程中标准的规范性问题等，任课教师应及时指出并加以纠正。课程教学结束后，学生应及时通过学校网上评教系统，客观公正地评价本次教学活动，为教学质量监控系统提供最直接的数据源。同时，教师也须认真计算、分析本次教学活动的能力指标点达成情况。</w:t>
      </w:r>
    </w:p>
    <w:p w14:paraId="05AD49EE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3．让学生树立一切从</w:t>
      </w:r>
      <w:r w:rsidRPr="002A2330">
        <w:rPr>
          <w:rFonts w:ascii="宋体" w:hAnsi="宋体" w:hint="eastAsia"/>
          <w:kern w:val="0"/>
          <w:szCs w:val="21"/>
        </w:rPr>
        <w:t>工程</w:t>
      </w:r>
      <w:r w:rsidRPr="002A2330">
        <w:rPr>
          <w:rFonts w:ascii="宋体" w:hAnsi="宋体"/>
          <w:kern w:val="0"/>
          <w:szCs w:val="21"/>
        </w:rPr>
        <w:t>实际出发的设计理念，引导学生查阅相关国家标准</w:t>
      </w:r>
      <w:r w:rsidRPr="002A2330">
        <w:rPr>
          <w:rFonts w:ascii="宋体" w:hAnsi="宋体" w:hint="eastAsia"/>
          <w:kern w:val="0"/>
          <w:szCs w:val="21"/>
        </w:rPr>
        <w:t>、配置资料</w:t>
      </w:r>
      <w:r w:rsidRPr="002A2330">
        <w:rPr>
          <w:rFonts w:ascii="宋体" w:hAnsi="宋体"/>
          <w:kern w:val="0"/>
          <w:szCs w:val="21"/>
        </w:rPr>
        <w:t>，</w:t>
      </w:r>
      <w:r w:rsidRPr="002A2330">
        <w:rPr>
          <w:rFonts w:ascii="宋体" w:hAnsi="宋体" w:hint="eastAsia"/>
          <w:kern w:val="0"/>
          <w:szCs w:val="21"/>
        </w:rPr>
        <w:t>网络方案的设计</w:t>
      </w:r>
      <w:r w:rsidRPr="002A2330">
        <w:rPr>
          <w:rFonts w:ascii="宋体" w:hAnsi="宋体"/>
          <w:kern w:val="0"/>
          <w:szCs w:val="21"/>
        </w:rPr>
        <w:t>一定要从实际出发考虑</w:t>
      </w:r>
      <w:r w:rsidRPr="002A2330">
        <w:rPr>
          <w:rFonts w:ascii="宋体" w:hAnsi="宋体" w:hint="eastAsia"/>
          <w:kern w:val="0"/>
          <w:szCs w:val="21"/>
        </w:rPr>
        <w:t>网络工程</w:t>
      </w:r>
      <w:r w:rsidRPr="002A2330">
        <w:rPr>
          <w:rFonts w:ascii="宋体" w:hAnsi="宋体"/>
          <w:kern w:val="0"/>
          <w:szCs w:val="21"/>
        </w:rPr>
        <w:t>方案、合理</w:t>
      </w:r>
      <w:r w:rsidRPr="002A2330">
        <w:rPr>
          <w:rFonts w:ascii="宋体" w:hAnsi="宋体" w:hint="eastAsia"/>
          <w:kern w:val="0"/>
          <w:szCs w:val="21"/>
        </w:rPr>
        <w:t>配置网络设备和配置要求</w:t>
      </w:r>
      <w:r w:rsidRPr="002A2330">
        <w:rPr>
          <w:rFonts w:ascii="宋体" w:hAnsi="宋体"/>
          <w:kern w:val="0"/>
          <w:szCs w:val="21"/>
        </w:rPr>
        <w:t>，这是</w:t>
      </w:r>
      <w:r w:rsidRPr="002A2330">
        <w:rPr>
          <w:rFonts w:ascii="宋体" w:hAnsi="宋体" w:hint="eastAsia"/>
          <w:kern w:val="0"/>
          <w:szCs w:val="21"/>
        </w:rPr>
        <w:t>计算机网络从业</w:t>
      </w:r>
      <w:r w:rsidRPr="002A2330">
        <w:rPr>
          <w:rFonts w:ascii="宋体" w:hAnsi="宋体"/>
          <w:kern w:val="0"/>
          <w:szCs w:val="21"/>
        </w:rPr>
        <w:t>人员应具备的工程素质。</w:t>
      </w:r>
    </w:p>
    <w:p w14:paraId="3C6EE2C2" w14:textId="63F9F3A5" w:rsidR="00675D64" w:rsidRPr="0094684E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4．更为合理运用网络教学资源，增加与课程相关的工程实例，促进理论知识与实践知识的有机结合，激发学生的学习兴趣；进一步培养学生在项目实践中的团队协作意识，鼓励学生积极参与沟通和交流，提高其发现问题和解决问题的能力；与实际相结合，提高其工程表达的标准化意识；项目实践后，反馈于工程语言表达能力的巩固与灵活运用，培养学生独立分析和解决工程问题的能力。</w:t>
      </w:r>
    </w:p>
    <w:p w14:paraId="41742E2B" w14:textId="77065E6D" w:rsidR="007D69BC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十一、推荐学习资料</w:t>
      </w:r>
    </w:p>
    <w:p w14:paraId="322EA429" w14:textId="77777777" w:rsidR="00814A86" w:rsidRPr="00CA5D4B" w:rsidRDefault="00814A86" w:rsidP="00814A86">
      <w:pPr>
        <w:spacing w:line="360" w:lineRule="exact"/>
        <w:ind w:leftChars="1" w:left="2" w:firstLineChars="200" w:firstLine="420"/>
        <w:jc w:val="left"/>
        <w:rPr>
          <w:szCs w:val="21"/>
        </w:rPr>
      </w:pPr>
      <w:bookmarkStart w:id="8" w:name="_Hlk228455704"/>
      <w:r w:rsidRPr="00CA5D4B">
        <w:t>1</w:t>
      </w:r>
      <w:r w:rsidRPr="00CA5D4B">
        <w:t>．</w:t>
      </w:r>
      <w:r>
        <w:rPr>
          <w:rFonts w:hint="eastAsia"/>
        </w:rPr>
        <w:t>教材：</w:t>
      </w:r>
      <w:r w:rsidRPr="00CA5D4B">
        <w:t>《计算机网络》（第</w:t>
      </w:r>
      <w:r w:rsidRPr="00CA5D4B">
        <w:t>8</w:t>
      </w:r>
      <w:r w:rsidRPr="00CA5D4B">
        <w:t>版），谢希仁主编，电子工业出版社，</w:t>
      </w:r>
      <w:r w:rsidRPr="00CA5D4B">
        <w:t>2021.06</w:t>
      </w:r>
    </w:p>
    <w:p w14:paraId="425C8DA3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 w:rsidRPr="00CA5D4B">
        <w:t>2</w:t>
      </w:r>
      <w:r w:rsidRPr="00CA5D4B">
        <w:t>．</w:t>
      </w:r>
      <w:r>
        <w:rPr>
          <w:rFonts w:hint="eastAsia"/>
        </w:rPr>
        <w:t>参考教材：</w:t>
      </w:r>
    </w:p>
    <w:p w14:paraId="73B290C3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A5D4B">
        <w:t>《深入浅出计算机网络（微课视频版）》，高军等主编，清华大学出版社，</w:t>
      </w:r>
      <w:r w:rsidRPr="00CA5D4B">
        <w:t>2022.08</w:t>
      </w:r>
    </w:p>
    <w:p w14:paraId="24686DEC" w14:textId="77777777" w:rsidR="00814A86" w:rsidRPr="00CA5D4B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《计算机网络</w:t>
      </w:r>
      <w:r>
        <w:t xml:space="preserve"> - </w:t>
      </w:r>
      <w:r>
        <w:t>自顶向下方法（原书第</w:t>
      </w:r>
      <w:r>
        <w:t xml:space="preserve"> 8 </w:t>
      </w:r>
      <w:r>
        <w:t>版）》，</w:t>
      </w:r>
      <w:r>
        <w:t>[</w:t>
      </w:r>
      <w:r>
        <w:t>美</w:t>
      </w:r>
      <w:r>
        <w:t xml:space="preserve">] James F. Kurose, Keith W. Ross </w:t>
      </w:r>
      <w:r>
        <w:t>著，机械工业出版社，</w:t>
      </w:r>
      <w:r>
        <w:t>2022.01</w:t>
      </w:r>
    </w:p>
    <w:p w14:paraId="554DAB8F" w14:textId="77777777" w:rsidR="00814A86" w:rsidRPr="00CA5D4B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Pr="00CA5D4B">
        <w:t>《网络技术基础与计算思维》，沈鑫钊等编著，清华大学出版社，</w:t>
      </w:r>
      <w:r w:rsidRPr="00CA5D4B">
        <w:t>2016.03</w:t>
      </w:r>
    </w:p>
    <w:p w14:paraId="1FBB68F7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t>3</w:t>
      </w:r>
      <w:r w:rsidRPr="00CA5D4B">
        <w:rPr>
          <w:b/>
        </w:rPr>
        <w:t>．</w:t>
      </w:r>
      <w:r w:rsidRPr="00C9428B">
        <w:rPr>
          <w:rFonts w:hint="eastAsia"/>
          <w:bCs/>
        </w:rPr>
        <w:t>在线资源：</w:t>
      </w:r>
    </w:p>
    <w:p w14:paraId="73B6814D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A5D4B">
        <w:t>中国大学</w:t>
      </w:r>
      <w:r w:rsidRPr="00CA5D4B">
        <w:t>MOOC</w:t>
      </w:r>
      <w:r w:rsidRPr="00CA5D4B">
        <w:t>：计算机网络，</w:t>
      </w:r>
      <w:r>
        <w:t>哈尔滨工业大学，</w:t>
      </w:r>
      <w:hyperlink r:id="rId7" w:history="1">
        <w:r w:rsidRPr="00150BD9">
          <w:rPr>
            <w:rStyle w:val="af7"/>
          </w:rPr>
          <w:t>http://www.icourse163.org/course/HIT-154005</w:t>
        </w:r>
      </w:hyperlink>
      <w:r w:rsidRPr="00CA5D4B">
        <w:t>.</w:t>
      </w:r>
    </w:p>
    <w:p w14:paraId="3B8B624E" w14:textId="77777777" w:rsidR="00814A86" w:rsidRPr="0005320D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华为</w:t>
      </w:r>
      <w:r>
        <w:t xml:space="preserve"> ICT </w:t>
      </w:r>
      <w:r>
        <w:t>学院网络技术官方学习平台：</w:t>
      </w:r>
      <w:hyperlink r:id="rId8" w:tgtFrame="_blank" w:history="1">
        <w:r>
          <w:rPr>
            <w:rStyle w:val="af7"/>
            <w:rFonts w:ascii="Arial" w:hAnsi="Arial" w:cs="Arial"/>
            <w:color w:val="0066FF"/>
          </w:rPr>
          <w:t>https://e.huawei.com/cn/training/ict-academy</w:t>
        </w:r>
      </w:hyperlink>
    </w:p>
    <w:p w14:paraId="6D472393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t>4.</w:t>
      </w:r>
      <w:r w:rsidRPr="00C9428B">
        <w:rPr>
          <w:rFonts w:hint="eastAsia"/>
        </w:rPr>
        <w:t xml:space="preserve"> AI</w:t>
      </w:r>
      <w:r w:rsidRPr="00C9428B">
        <w:rPr>
          <w:rFonts w:hint="eastAsia"/>
        </w:rPr>
        <w:t>工具推荐</w:t>
      </w:r>
    </w:p>
    <w:p w14:paraId="5D2CA50D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Cisco Packet Tracer AI Assistant</w:t>
      </w:r>
      <w:r>
        <w:rPr>
          <w:rFonts w:hint="eastAsia"/>
        </w:rPr>
        <w:t>，</w:t>
      </w:r>
      <w:r>
        <w:t xml:space="preserve">Cisco </w:t>
      </w:r>
      <w:r>
        <w:t>官方网络仿真工具内置</w:t>
      </w:r>
      <w:r>
        <w:t xml:space="preserve"> AI </w:t>
      </w:r>
      <w:r>
        <w:t>助手，可辅助完成网络拓扑设计、交换机</w:t>
      </w:r>
      <w:r>
        <w:t xml:space="preserve"> / </w:t>
      </w:r>
      <w:r>
        <w:t>路由器配置命令生成、配置错误智能排查、网络协议仿真过程可视化讲解，是课程实验核心配套</w:t>
      </w:r>
      <w:r>
        <w:t xml:space="preserve"> AI </w:t>
      </w:r>
      <w:r>
        <w:t>工具</w:t>
      </w:r>
      <w:r>
        <w:rPr>
          <w:rFonts w:hint="eastAsia"/>
        </w:rPr>
        <w:t>；</w:t>
      </w:r>
    </w:p>
    <w:p w14:paraId="14C4DE3C" w14:textId="77777777" w:rsidR="00814A86" w:rsidRDefault="00814A86" w:rsidP="00814A86">
      <w:pPr>
        <w:spacing w:line="360" w:lineRule="exact"/>
        <w:ind w:leftChars="1" w:left="2"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 xml:space="preserve">Wireshark AI Inspector </w:t>
      </w:r>
      <w:r>
        <w:t>插件</w:t>
      </w:r>
      <w:r>
        <w:rPr>
          <w:rFonts w:hint="eastAsia"/>
        </w:rPr>
        <w:t>：</w:t>
      </w:r>
      <w:r>
        <w:t>全球主流网络协议分析工具的</w:t>
      </w:r>
      <w:r>
        <w:t xml:space="preserve"> AI </w:t>
      </w:r>
      <w:r>
        <w:t>增强插件，适配课程全单元协议教学内容；可辅助完成</w:t>
      </w:r>
      <w:r>
        <w:t xml:space="preserve"> TCP/IP </w:t>
      </w:r>
      <w:r>
        <w:t>全层级协议数据包智能解析、协议交互过程自动梳理、网络异常流量识别、故障根因自动定位，支撑</w:t>
      </w:r>
      <w:r>
        <w:t xml:space="preserve"> HTTP/DNS/TCP/ICMP </w:t>
      </w:r>
      <w:r>
        <w:t>等核心协议的抓</w:t>
      </w:r>
      <w:proofErr w:type="gramStart"/>
      <w:r>
        <w:t>包分析</w:t>
      </w:r>
      <w:proofErr w:type="gramEnd"/>
      <w:r>
        <w:t>教学</w:t>
      </w:r>
      <w:r>
        <w:rPr>
          <w:rFonts w:hint="eastAsia"/>
        </w:rPr>
        <w:t>；</w:t>
      </w:r>
    </w:p>
    <w:p w14:paraId="347D2440" w14:textId="77777777" w:rsidR="00814A86" w:rsidRPr="00CA5D4B" w:rsidRDefault="00814A86" w:rsidP="00814A86">
      <w:pPr>
        <w:spacing w:line="360" w:lineRule="exact"/>
        <w:ind w:leftChars="1" w:left="2" w:firstLineChars="200" w:firstLine="420"/>
        <w:jc w:val="left"/>
      </w:pPr>
      <w:r w:rsidRPr="00CA5D4B">
        <w:t>5</w:t>
      </w:r>
      <w:r w:rsidRPr="00CA5D4B">
        <w:t>．任课教师提供的</w:t>
      </w:r>
      <w:proofErr w:type="gramStart"/>
      <w:r w:rsidRPr="00CA5D4B">
        <w:t>其他学习</w:t>
      </w:r>
      <w:proofErr w:type="gramEnd"/>
      <w:r w:rsidRPr="00CA5D4B">
        <w:t>资料</w:t>
      </w:r>
    </w:p>
    <w:bookmarkEnd w:id="8"/>
    <w:p w14:paraId="7C910069" w14:textId="58E3B16D" w:rsidR="007D69BC" w:rsidRPr="0094684E" w:rsidRDefault="007D69BC" w:rsidP="003838D1">
      <w:pPr>
        <w:widowControl/>
        <w:snapToGrid w:val="0"/>
        <w:spacing w:beforeLines="50" w:before="156" w:afterLines="50" w:after="156" w:line="360" w:lineRule="exact"/>
        <w:outlineLvl w:val="0"/>
        <w:rPr>
          <w:rFonts w:ascii="宋体" w:hAnsi="宋体"/>
          <w:b/>
          <w:bCs/>
          <w:sz w:val="24"/>
        </w:rPr>
      </w:pPr>
      <w:r w:rsidRPr="0094684E">
        <w:rPr>
          <w:rFonts w:ascii="宋体" w:hAnsi="宋体"/>
          <w:b/>
          <w:bCs/>
          <w:sz w:val="24"/>
        </w:rPr>
        <w:t>十二、其他</w:t>
      </w:r>
    </w:p>
    <w:p w14:paraId="799ECF45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1. 先修课程考核不合格者，不建议修读本课程</w:t>
      </w:r>
      <w:r w:rsidRPr="002A2330">
        <w:rPr>
          <w:rFonts w:ascii="宋体" w:hAnsi="宋体" w:hint="eastAsia"/>
          <w:kern w:val="0"/>
          <w:szCs w:val="21"/>
        </w:rPr>
        <w:t>。</w:t>
      </w:r>
    </w:p>
    <w:p w14:paraId="5C828CAA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2. 教学实施时，任课教师可以重新组织教学内容，但必须覆盖本大纲要求的基本教学内容</w:t>
      </w:r>
      <w:r w:rsidRPr="002A2330">
        <w:rPr>
          <w:rFonts w:ascii="宋体" w:hAnsi="宋体" w:hint="eastAsia"/>
          <w:kern w:val="0"/>
          <w:szCs w:val="21"/>
        </w:rPr>
        <w:t>。</w:t>
      </w:r>
    </w:p>
    <w:p w14:paraId="175B46AD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3. 鼓励任课教师进行考核方式改革。新考核方式应与课程目标一致，应能更好地反映学生学习成果</w:t>
      </w:r>
      <w:r w:rsidRPr="002A2330">
        <w:rPr>
          <w:rFonts w:ascii="宋体" w:hAnsi="宋体" w:hint="eastAsia"/>
          <w:kern w:val="0"/>
          <w:szCs w:val="21"/>
        </w:rPr>
        <w:t>。</w:t>
      </w:r>
    </w:p>
    <w:p w14:paraId="23B32A6C" w14:textId="77777777" w:rsidR="00BA6071" w:rsidRPr="002A2330" w:rsidRDefault="00BA6071" w:rsidP="00BA6071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  <w:r w:rsidRPr="002A2330">
        <w:rPr>
          <w:rFonts w:ascii="宋体" w:hAnsi="宋体"/>
          <w:kern w:val="0"/>
          <w:szCs w:val="21"/>
        </w:rPr>
        <w:t>4. 本大纲实施时应明确告知学生；实施后做分析和评估，用于课程的持续改进。</w:t>
      </w:r>
    </w:p>
    <w:p w14:paraId="0056BF67" w14:textId="143969DC" w:rsidR="00675D64" w:rsidRPr="00BA6071" w:rsidRDefault="00675D64" w:rsidP="00675D64">
      <w:pPr>
        <w:widowControl/>
        <w:adjustRightInd w:val="0"/>
        <w:snapToGrid w:val="0"/>
        <w:spacing w:line="360" w:lineRule="exact"/>
        <w:ind w:firstLineChars="200" w:firstLine="420"/>
        <w:rPr>
          <w:rFonts w:ascii="宋体" w:hAnsi="宋体"/>
          <w:kern w:val="0"/>
          <w:szCs w:val="21"/>
        </w:rPr>
      </w:pPr>
    </w:p>
    <w:p w14:paraId="1F5A0207" w14:textId="77777777" w:rsidR="007D69BC" w:rsidRPr="0094684E" w:rsidRDefault="007D69BC" w:rsidP="007D69BC">
      <w:pPr>
        <w:widowControl/>
        <w:adjustRightInd w:val="0"/>
        <w:snapToGrid w:val="0"/>
        <w:spacing w:line="400" w:lineRule="exact"/>
        <w:ind w:firstLineChars="200" w:firstLine="420"/>
        <w:jc w:val="left"/>
        <w:rPr>
          <w:rFonts w:ascii="宋体" w:hAnsi="宋体"/>
          <w:kern w:val="0"/>
          <w:szCs w:val="21"/>
        </w:rPr>
      </w:pPr>
    </w:p>
    <w:p w14:paraId="3EC737B4" w14:textId="3834F179" w:rsidR="00AE4035" w:rsidRPr="0094684E" w:rsidRDefault="00AE4035" w:rsidP="00AE4035">
      <w:pPr>
        <w:spacing w:line="360" w:lineRule="exact"/>
        <w:ind w:firstLineChars="675" w:firstLine="1418"/>
        <w:jc w:val="left"/>
        <w:rPr>
          <w:rFonts w:ascii="宋体" w:hAnsi="宋体"/>
        </w:rPr>
      </w:pPr>
      <w:r w:rsidRPr="0094684E">
        <w:rPr>
          <w:rFonts w:ascii="宋体" w:hAnsi="宋体" w:hint="eastAsia"/>
        </w:rPr>
        <w:t>编制</w:t>
      </w:r>
      <w:r w:rsidRPr="0094684E">
        <w:rPr>
          <w:rFonts w:ascii="宋体" w:hAnsi="宋体"/>
        </w:rPr>
        <w:t>人：</w:t>
      </w:r>
      <w:r w:rsidRPr="0094684E">
        <w:rPr>
          <w:rFonts w:ascii="宋体" w:hAnsi="宋体" w:hint="eastAsia"/>
        </w:rPr>
        <w:t xml:space="preserve"> </w:t>
      </w:r>
      <w:r w:rsidR="00D458CE">
        <w:rPr>
          <w:rFonts w:ascii="宋体" w:hAnsi="宋体" w:hint="eastAsia"/>
        </w:rPr>
        <w:t>尹隽</w:t>
      </w:r>
      <w:r w:rsidRPr="0094684E">
        <w:rPr>
          <w:rFonts w:ascii="宋体" w:hAnsi="宋体" w:hint="eastAsia"/>
        </w:rPr>
        <w:t xml:space="preserve">                     审定</w:t>
      </w:r>
      <w:r w:rsidRPr="0094684E">
        <w:rPr>
          <w:rFonts w:ascii="宋体" w:hAnsi="宋体"/>
        </w:rPr>
        <w:t>人：</w:t>
      </w:r>
      <w:r w:rsidR="00D458CE">
        <w:rPr>
          <w:rFonts w:ascii="宋体" w:hAnsi="宋体" w:hint="eastAsia"/>
        </w:rPr>
        <w:t>王念新</w:t>
      </w:r>
    </w:p>
    <w:p w14:paraId="095E5BBB" w14:textId="77777777" w:rsidR="007D69BC" w:rsidRPr="0094684E" w:rsidRDefault="007D69BC" w:rsidP="007D69BC">
      <w:pPr>
        <w:widowControl/>
        <w:jc w:val="left"/>
        <w:rPr>
          <w:rFonts w:ascii="宋体" w:hAnsi="宋体"/>
        </w:rPr>
      </w:pPr>
      <w:r w:rsidRPr="0094684E">
        <w:rPr>
          <w:rFonts w:ascii="宋体" w:hAnsi="宋体"/>
        </w:rPr>
        <w:br w:type="page"/>
      </w:r>
    </w:p>
    <w:p w14:paraId="03F1DD3E" w14:textId="21234670" w:rsidR="007D69BC" w:rsidRPr="0094684E" w:rsidRDefault="007D69BC" w:rsidP="007D69BC">
      <w:pPr>
        <w:spacing w:line="360" w:lineRule="exact"/>
        <w:jc w:val="left"/>
        <w:rPr>
          <w:rFonts w:ascii="宋体" w:hAnsi="宋体"/>
        </w:rPr>
      </w:pPr>
      <w:r w:rsidRPr="0094684E">
        <w:rPr>
          <w:rFonts w:ascii="宋体" w:hAnsi="宋体" w:hint="eastAsia"/>
        </w:rPr>
        <w:t>附表</w:t>
      </w:r>
      <w:r w:rsidRPr="0094684E">
        <w:rPr>
          <w:rFonts w:ascii="宋体" w:hAnsi="宋体" w:hint="eastAsia"/>
          <w:kern w:val="0"/>
          <w:sz w:val="18"/>
          <w:szCs w:val="18"/>
        </w:rPr>
        <w:t>：《</w:t>
      </w:r>
      <w:r w:rsidR="00C1352D" w:rsidRPr="0094684E">
        <w:rPr>
          <w:rFonts w:ascii="宋体" w:hAnsi="宋体" w:hint="eastAsia"/>
          <w:kern w:val="0"/>
          <w:sz w:val="18"/>
          <w:szCs w:val="18"/>
        </w:rPr>
        <w:t>XXXX</w:t>
      </w:r>
      <w:r w:rsidRPr="0094684E">
        <w:rPr>
          <w:rFonts w:ascii="宋体" w:hAnsi="宋体" w:hint="eastAsia"/>
          <w:kern w:val="0"/>
          <w:sz w:val="18"/>
          <w:szCs w:val="18"/>
        </w:rPr>
        <w:t>》课程适用专业及其课程目标支撑的专业毕业要求观测点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657"/>
        <w:gridCol w:w="1297"/>
        <w:gridCol w:w="3543"/>
        <w:gridCol w:w="1716"/>
      </w:tblGrid>
      <w:tr w:rsidR="007D69BC" w:rsidRPr="0094684E" w14:paraId="77ACA574" w14:textId="77777777" w:rsidTr="00132A54">
        <w:trPr>
          <w:trHeight w:val="589"/>
          <w:tblHeader/>
          <w:jc w:val="center"/>
        </w:trPr>
        <w:tc>
          <w:tcPr>
            <w:tcW w:w="85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0C151DC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436E69EB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sz w:val="18"/>
                <w:szCs w:val="18"/>
              </w:rPr>
              <w:t>适用</w:t>
            </w:r>
            <w:r w:rsidRPr="0094684E">
              <w:rPr>
                <w:rFonts w:ascii="宋体" w:hAnsi="宋体"/>
                <w:b/>
                <w:sz w:val="18"/>
                <w:szCs w:val="18"/>
              </w:rPr>
              <w:t>专业</w:t>
            </w:r>
          </w:p>
        </w:tc>
        <w:tc>
          <w:tcPr>
            <w:tcW w:w="1297" w:type="dxa"/>
            <w:tcBorders>
              <w:top w:val="single" w:sz="12" w:space="0" w:color="auto"/>
            </w:tcBorders>
            <w:vAlign w:val="center"/>
          </w:tcPr>
          <w:p w14:paraId="7DE24617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支撑专业的毕业要求</w:t>
            </w:r>
          </w:p>
        </w:tc>
        <w:tc>
          <w:tcPr>
            <w:tcW w:w="3543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CA7EBDF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支撑毕业要求的</w:t>
            </w:r>
            <w:r w:rsidRPr="0094684E">
              <w:rPr>
                <w:rFonts w:ascii="宋体" w:hAnsi="宋体" w:hint="eastAsia"/>
                <w:b/>
                <w:sz w:val="18"/>
                <w:szCs w:val="18"/>
              </w:rPr>
              <w:t>观测</w:t>
            </w:r>
            <w:r w:rsidRPr="0094684E">
              <w:rPr>
                <w:rFonts w:ascii="宋体" w:hAnsi="宋体"/>
                <w:b/>
                <w:sz w:val="18"/>
                <w:szCs w:val="18"/>
              </w:rPr>
              <w:t>点</w:t>
            </w:r>
          </w:p>
        </w:tc>
        <w:tc>
          <w:tcPr>
            <w:tcW w:w="17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10AC3F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课程目标（权重）</w:t>
            </w:r>
          </w:p>
        </w:tc>
      </w:tr>
      <w:tr w:rsidR="00E8119F" w:rsidRPr="0094684E" w14:paraId="409C8DC1" w14:textId="77777777" w:rsidTr="00132A54">
        <w:trPr>
          <w:trHeight w:val="369"/>
          <w:jc w:val="center"/>
        </w:trPr>
        <w:tc>
          <w:tcPr>
            <w:tcW w:w="859" w:type="dxa"/>
            <w:vMerge w:val="restart"/>
            <w:tcBorders>
              <w:left w:val="single" w:sz="12" w:space="0" w:color="auto"/>
            </w:tcBorders>
            <w:vAlign w:val="center"/>
          </w:tcPr>
          <w:p w14:paraId="355458AA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657" w:type="dxa"/>
            <w:vMerge w:val="restart"/>
            <w:vAlign w:val="center"/>
          </w:tcPr>
          <w:p w14:paraId="7FDA4AFE" w14:textId="3B03030A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专业XX</w:t>
            </w:r>
          </w:p>
        </w:tc>
        <w:tc>
          <w:tcPr>
            <w:tcW w:w="1297" w:type="dxa"/>
            <w:vAlign w:val="center"/>
          </w:tcPr>
          <w:p w14:paraId="747BFF49" w14:textId="39395A1B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14:paraId="53FD8E07" w14:textId="04FB56B0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FF5B7E4" w14:textId="6CB8B4C2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</w:tr>
      <w:tr w:rsidR="00E8119F" w:rsidRPr="0094684E" w14:paraId="18C36AB0" w14:textId="77777777" w:rsidTr="00132A54">
        <w:trPr>
          <w:trHeight w:val="369"/>
          <w:jc w:val="center"/>
        </w:trPr>
        <w:tc>
          <w:tcPr>
            <w:tcW w:w="859" w:type="dxa"/>
            <w:vMerge/>
            <w:tcBorders>
              <w:left w:val="single" w:sz="12" w:space="0" w:color="auto"/>
            </w:tcBorders>
            <w:vAlign w:val="center"/>
          </w:tcPr>
          <w:p w14:paraId="29947F5F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7" w:type="dxa"/>
            <w:vMerge/>
            <w:vAlign w:val="center"/>
          </w:tcPr>
          <w:p w14:paraId="40E71B74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97" w:type="dxa"/>
            <w:vAlign w:val="center"/>
          </w:tcPr>
          <w:p w14:paraId="7D1516F7" w14:textId="77777777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14:paraId="2D1EFC2A" w14:textId="77777777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8BCA99B" w14:textId="77777777" w:rsidR="00E8119F" w:rsidRPr="0094684E" w:rsidRDefault="00E8119F" w:rsidP="00C97CAC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宋体" w:hAnsi="宋体"/>
                <w:kern w:val="0"/>
                <w:sz w:val="18"/>
                <w:szCs w:val="21"/>
              </w:rPr>
            </w:pPr>
          </w:p>
        </w:tc>
      </w:tr>
      <w:tr w:rsidR="00E8119F" w:rsidRPr="0094684E" w14:paraId="40431621" w14:textId="77777777" w:rsidTr="00132A54">
        <w:trPr>
          <w:trHeight w:val="825"/>
          <w:jc w:val="center"/>
        </w:trPr>
        <w:tc>
          <w:tcPr>
            <w:tcW w:w="859" w:type="dxa"/>
            <w:vMerge w:val="restart"/>
            <w:tcBorders>
              <w:left w:val="single" w:sz="12" w:space="0" w:color="auto"/>
            </w:tcBorders>
            <w:vAlign w:val="center"/>
          </w:tcPr>
          <w:p w14:paraId="50F6FC8E" w14:textId="23E9C0E6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……</w:t>
            </w:r>
          </w:p>
        </w:tc>
        <w:tc>
          <w:tcPr>
            <w:tcW w:w="1657" w:type="dxa"/>
            <w:vMerge w:val="restart"/>
            <w:vAlign w:val="center"/>
          </w:tcPr>
          <w:p w14:paraId="2E43AC74" w14:textId="39997190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……</w:t>
            </w:r>
          </w:p>
        </w:tc>
        <w:tc>
          <w:tcPr>
            <w:tcW w:w="1297" w:type="dxa"/>
            <w:vAlign w:val="center"/>
          </w:tcPr>
          <w:p w14:paraId="753BA1F3" w14:textId="407AB7A3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14:paraId="0BC0CFE1" w14:textId="00B87C07" w:rsidR="00E8119F" w:rsidRPr="0094684E" w:rsidRDefault="00E8119F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2F0859F" w14:textId="5CDF61D1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E8119F" w:rsidRPr="0094684E" w14:paraId="3B88399C" w14:textId="77777777" w:rsidTr="00132A54">
        <w:trPr>
          <w:trHeight w:val="825"/>
          <w:jc w:val="center"/>
        </w:trPr>
        <w:tc>
          <w:tcPr>
            <w:tcW w:w="859" w:type="dxa"/>
            <w:vMerge/>
            <w:tcBorders>
              <w:left w:val="single" w:sz="12" w:space="0" w:color="auto"/>
            </w:tcBorders>
            <w:vAlign w:val="center"/>
          </w:tcPr>
          <w:p w14:paraId="5771DF25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7" w:type="dxa"/>
            <w:vMerge/>
            <w:vAlign w:val="center"/>
          </w:tcPr>
          <w:p w14:paraId="468A795D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97" w:type="dxa"/>
            <w:vAlign w:val="center"/>
          </w:tcPr>
          <w:p w14:paraId="495EC657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543" w:type="dxa"/>
            <w:tcBorders>
              <w:right w:val="single" w:sz="4" w:space="0" w:color="auto"/>
            </w:tcBorders>
            <w:vAlign w:val="center"/>
          </w:tcPr>
          <w:p w14:paraId="53EBE47A" w14:textId="77777777" w:rsidR="00E8119F" w:rsidRPr="0094684E" w:rsidRDefault="00E8119F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BA8F33D" w14:textId="77777777" w:rsidR="00E8119F" w:rsidRPr="0094684E" w:rsidRDefault="00E8119F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5C047FBD" w14:textId="77777777" w:rsidR="007D69BC" w:rsidRPr="0094684E" w:rsidRDefault="007D69BC" w:rsidP="007D69BC">
      <w:pPr>
        <w:spacing w:line="360" w:lineRule="exact"/>
        <w:jc w:val="left"/>
        <w:rPr>
          <w:rFonts w:ascii="宋体" w:hAnsi="宋体"/>
        </w:rPr>
      </w:pPr>
    </w:p>
    <w:p w14:paraId="33A56D19" w14:textId="77777777" w:rsidR="007D69BC" w:rsidRPr="0094684E" w:rsidRDefault="007D69BC" w:rsidP="007D69BC">
      <w:pPr>
        <w:spacing w:line="360" w:lineRule="exact"/>
        <w:jc w:val="left"/>
        <w:rPr>
          <w:rFonts w:ascii="宋体" w:hAnsi="宋体"/>
        </w:rPr>
      </w:pPr>
    </w:p>
    <w:p w14:paraId="6C572016" w14:textId="20124D9A" w:rsidR="007D69BC" w:rsidRPr="0094684E" w:rsidRDefault="007D69BC" w:rsidP="007D69BC">
      <w:pPr>
        <w:spacing w:line="360" w:lineRule="exact"/>
        <w:jc w:val="left"/>
        <w:rPr>
          <w:rFonts w:ascii="宋体" w:hAnsi="宋体"/>
        </w:rPr>
      </w:pPr>
      <w:r w:rsidRPr="0094684E">
        <w:rPr>
          <w:rFonts w:ascii="宋体" w:hAnsi="宋体" w:hint="eastAsia"/>
        </w:rPr>
        <w:t>附表2：《</w:t>
      </w:r>
      <w:r w:rsidR="00C1352D" w:rsidRPr="0094684E">
        <w:rPr>
          <w:rFonts w:ascii="宋体" w:hAnsi="宋体" w:hint="eastAsia"/>
        </w:rPr>
        <w:t>XXXX</w:t>
      </w:r>
      <w:r w:rsidRPr="0094684E">
        <w:rPr>
          <w:rFonts w:ascii="宋体" w:hAnsi="宋体" w:hint="eastAsia"/>
        </w:rPr>
        <w:t>》</w:t>
      </w:r>
      <w:r w:rsidRPr="0094684E">
        <w:rPr>
          <w:rFonts w:ascii="宋体" w:hAnsi="宋体" w:hint="eastAsia"/>
          <w:kern w:val="0"/>
          <w:sz w:val="18"/>
          <w:szCs w:val="18"/>
        </w:rPr>
        <w:t>课程适用文科类专业及其课程目标支撑的专业毕业要求观测点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1277"/>
        <w:gridCol w:w="1154"/>
        <w:gridCol w:w="4177"/>
        <w:gridCol w:w="1716"/>
      </w:tblGrid>
      <w:tr w:rsidR="007D69BC" w:rsidRPr="0094684E" w14:paraId="2B380389" w14:textId="77777777" w:rsidTr="00132A54">
        <w:trPr>
          <w:trHeight w:val="589"/>
          <w:tblHeader/>
          <w:jc w:val="center"/>
        </w:trPr>
        <w:tc>
          <w:tcPr>
            <w:tcW w:w="74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76DB2F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277" w:type="dxa"/>
            <w:tcBorders>
              <w:top w:val="single" w:sz="12" w:space="0" w:color="auto"/>
            </w:tcBorders>
            <w:vAlign w:val="center"/>
          </w:tcPr>
          <w:p w14:paraId="1BC38932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 w:hint="eastAsia"/>
                <w:b/>
                <w:sz w:val="18"/>
                <w:szCs w:val="18"/>
              </w:rPr>
              <w:t>适用</w:t>
            </w:r>
            <w:r w:rsidRPr="0094684E">
              <w:rPr>
                <w:rFonts w:ascii="宋体" w:hAnsi="宋体"/>
                <w:b/>
                <w:sz w:val="18"/>
                <w:szCs w:val="18"/>
              </w:rPr>
              <w:t>专业</w:t>
            </w:r>
          </w:p>
        </w:tc>
        <w:tc>
          <w:tcPr>
            <w:tcW w:w="1154" w:type="dxa"/>
            <w:tcBorders>
              <w:top w:val="single" w:sz="12" w:space="0" w:color="auto"/>
            </w:tcBorders>
            <w:vAlign w:val="center"/>
          </w:tcPr>
          <w:p w14:paraId="377304F4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支撑专业的毕业要求</w:t>
            </w:r>
          </w:p>
        </w:tc>
        <w:tc>
          <w:tcPr>
            <w:tcW w:w="4177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291CA8C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支撑毕业要求的</w:t>
            </w:r>
            <w:r w:rsidRPr="0094684E">
              <w:rPr>
                <w:rFonts w:ascii="宋体" w:hAnsi="宋体" w:hint="eastAsia"/>
                <w:b/>
                <w:sz w:val="18"/>
                <w:szCs w:val="18"/>
              </w:rPr>
              <w:t>观测</w:t>
            </w:r>
            <w:r w:rsidRPr="0094684E">
              <w:rPr>
                <w:rFonts w:ascii="宋体" w:hAnsi="宋体"/>
                <w:b/>
                <w:sz w:val="18"/>
                <w:szCs w:val="18"/>
              </w:rPr>
              <w:t>点</w:t>
            </w:r>
          </w:p>
        </w:tc>
        <w:tc>
          <w:tcPr>
            <w:tcW w:w="17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E1448C2" w14:textId="77777777" w:rsidR="007D69BC" w:rsidRPr="0094684E" w:rsidRDefault="007D69BC" w:rsidP="00C97CAC">
            <w:pPr>
              <w:widowControl/>
              <w:snapToGrid w:val="0"/>
              <w:spacing w:afterLines="20" w:after="62" w:line="36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94684E">
              <w:rPr>
                <w:rFonts w:ascii="宋体" w:hAnsi="宋体"/>
                <w:b/>
                <w:sz w:val="18"/>
                <w:szCs w:val="18"/>
              </w:rPr>
              <w:t>课程目标（权重）</w:t>
            </w:r>
          </w:p>
        </w:tc>
      </w:tr>
      <w:tr w:rsidR="007D69BC" w:rsidRPr="0094684E" w14:paraId="279D4805" w14:textId="77777777" w:rsidTr="00132A54">
        <w:trPr>
          <w:trHeight w:val="369"/>
          <w:jc w:val="center"/>
        </w:trPr>
        <w:tc>
          <w:tcPr>
            <w:tcW w:w="748" w:type="dxa"/>
            <w:vMerge w:val="restart"/>
            <w:tcBorders>
              <w:left w:val="single" w:sz="12" w:space="0" w:color="auto"/>
            </w:tcBorders>
            <w:vAlign w:val="center"/>
          </w:tcPr>
          <w:p w14:paraId="1EEC5612" w14:textId="77777777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277" w:type="dxa"/>
            <w:vMerge w:val="restart"/>
            <w:vAlign w:val="center"/>
          </w:tcPr>
          <w:p w14:paraId="6BAEA5F6" w14:textId="6AA9F095" w:rsidR="007D69BC" w:rsidRPr="0094684E" w:rsidRDefault="001E46EB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专业XX</w:t>
            </w:r>
          </w:p>
        </w:tc>
        <w:tc>
          <w:tcPr>
            <w:tcW w:w="1154" w:type="dxa"/>
            <w:vAlign w:val="center"/>
          </w:tcPr>
          <w:p w14:paraId="2621BBC4" w14:textId="33157BF2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177" w:type="dxa"/>
            <w:tcBorders>
              <w:right w:val="single" w:sz="4" w:space="0" w:color="auto"/>
            </w:tcBorders>
            <w:vAlign w:val="center"/>
          </w:tcPr>
          <w:p w14:paraId="772D092B" w14:textId="37402699" w:rsidR="007D69BC" w:rsidRPr="0094684E" w:rsidRDefault="007D69BC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CBBB1B5" w14:textId="68058805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7D69BC" w:rsidRPr="0094684E" w14:paraId="58C9B56A" w14:textId="77777777" w:rsidTr="00132A54">
        <w:trPr>
          <w:trHeight w:val="825"/>
          <w:jc w:val="center"/>
        </w:trPr>
        <w:tc>
          <w:tcPr>
            <w:tcW w:w="748" w:type="dxa"/>
            <w:vMerge/>
            <w:tcBorders>
              <w:left w:val="single" w:sz="12" w:space="0" w:color="auto"/>
            </w:tcBorders>
            <w:vAlign w:val="center"/>
          </w:tcPr>
          <w:p w14:paraId="57E0A46F" w14:textId="77777777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14:paraId="60110E23" w14:textId="77777777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54" w:type="dxa"/>
            <w:vAlign w:val="center"/>
          </w:tcPr>
          <w:p w14:paraId="0958506D" w14:textId="08FF01C6" w:rsidR="007D69BC" w:rsidRPr="0094684E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177" w:type="dxa"/>
            <w:tcBorders>
              <w:right w:val="single" w:sz="4" w:space="0" w:color="auto"/>
            </w:tcBorders>
            <w:vAlign w:val="center"/>
          </w:tcPr>
          <w:p w14:paraId="1C1214CE" w14:textId="0326F7D9" w:rsidR="007D69BC" w:rsidRPr="0094684E" w:rsidRDefault="007D69BC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30CB006" w14:textId="5A40CDE0" w:rsidR="007D69BC" w:rsidRPr="0094684E" w:rsidRDefault="007D69BC" w:rsidP="00C97CAC">
            <w:pPr>
              <w:widowControl/>
              <w:snapToGrid w:val="0"/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7D69BC" w:rsidRPr="003838D1" w14:paraId="4BB5CB5B" w14:textId="77777777" w:rsidTr="00132A54">
        <w:trPr>
          <w:trHeight w:val="825"/>
          <w:jc w:val="center"/>
        </w:trPr>
        <w:tc>
          <w:tcPr>
            <w:tcW w:w="748" w:type="dxa"/>
            <w:vMerge w:val="restart"/>
            <w:tcBorders>
              <w:left w:val="single" w:sz="12" w:space="0" w:color="auto"/>
            </w:tcBorders>
            <w:vAlign w:val="center"/>
          </w:tcPr>
          <w:p w14:paraId="4D41782D" w14:textId="1A95F40E" w:rsidR="007D69BC" w:rsidRPr="0094684E" w:rsidRDefault="001E46EB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……</w:t>
            </w:r>
          </w:p>
        </w:tc>
        <w:tc>
          <w:tcPr>
            <w:tcW w:w="1277" w:type="dxa"/>
            <w:vMerge w:val="restart"/>
            <w:vAlign w:val="center"/>
          </w:tcPr>
          <w:p w14:paraId="63AC39ED" w14:textId="629AA01C" w:rsidR="007D69BC" w:rsidRPr="003838D1" w:rsidRDefault="001E46EB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94684E">
              <w:rPr>
                <w:rFonts w:ascii="宋体" w:hAnsi="宋体" w:hint="eastAsia"/>
                <w:sz w:val="18"/>
                <w:szCs w:val="18"/>
              </w:rPr>
              <w:t>……</w:t>
            </w:r>
          </w:p>
        </w:tc>
        <w:tc>
          <w:tcPr>
            <w:tcW w:w="1154" w:type="dxa"/>
            <w:vAlign w:val="center"/>
          </w:tcPr>
          <w:p w14:paraId="6137224C" w14:textId="6F55478F" w:rsidR="007D69BC" w:rsidRPr="003838D1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177" w:type="dxa"/>
            <w:tcBorders>
              <w:right w:val="single" w:sz="4" w:space="0" w:color="auto"/>
            </w:tcBorders>
            <w:vAlign w:val="center"/>
          </w:tcPr>
          <w:p w14:paraId="1B2B985A" w14:textId="55A9D4CB" w:rsidR="007D69BC" w:rsidRPr="003838D1" w:rsidRDefault="007D69BC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F853DB" w14:textId="39F3B66A" w:rsidR="007D69BC" w:rsidRPr="003838D1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7D69BC" w:rsidRPr="003838D1" w14:paraId="2B9F0B69" w14:textId="77777777" w:rsidTr="00132A54">
        <w:trPr>
          <w:trHeight w:val="825"/>
          <w:jc w:val="center"/>
        </w:trPr>
        <w:tc>
          <w:tcPr>
            <w:tcW w:w="748" w:type="dxa"/>
            <w:vMerge/>
            <w:tcBorders>
              <w:left w:val="single" w:sz="12" w:space="0" w:color="auto"/>
            </w:tcBorders>
            <w:vAlign w:val="center"/>
          </w:tcPr>
          <w:p w14:paraId="184730E3" w14:textId="77777777" w:rsidR="007D69BC" w:rsidRPr="003838D1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14:paraId="7E2B2B3C" w14:textId="77777777" w:rsidR="007D69BC" w:rsidRPr="003838D1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54" w:type="dxa"/>
            <w:vAlign w:val="center"/>
          </w:tcPr>
          <w:p w14:paraId="59269488" w14:textId="79ED45EC" w:rsidR="007D69BC" w:rsidRPr="003838D1" w:rsidRDefault="007D69BC" w:rsidP="00C97CAC">
            <w:pPr>
              <w:widowControl/>
              <w:snapToGrid w:val="0"/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177" w:type="dxa"/>
            <w:tcBorders>
              <w:right w:val="single" w:sz="4" w:space="0" w:color="auto"/>
            </w:tcBorders>
            <w:vAlign w:val="center"/>
          </w:tcPr>
          <w:p w14:paraId="381D0970" w14:textId="6A9BE6AC" w:rsidR="007D69BC" w:rsidRPr="003838D1" w:rsidRDefault="007D69BC" w:rsidP="00C97CAC">
            <w:pPr>
              <w:widowControl/>
              <w:snapToGrid w:val="0"/>
              <w:spacing w:line="30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D73B979" w14:textId="35A734A8" w:rsidR="007D69BC" w:rsidRPr="003838D1" w:rsidRDefault="007D69BC" w:rsidP="00C97CAC">
            <w:pPr>
              <w:widowControl/>
              <w:snapToGrid w:val="0"/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10D83D6D" w14:textId="77777777" w:rsidR="007D69BC" w:rsidRPr="003838D1" w:rsidRDefault="007D69BC" w:rsidP="007D69BC">
      <w:pPr>
        <w:spacing w:line="360" w:lineRule="exact"/>
        <w:jc w:val="left"/>
        <w:rPr>
          <w:rFonts w:ascii="宋体" w:hAnsi="宋体"/>
        </w:rPr>
      </w:pPr>
    </w:p>
    <w:p w14:paraId="52B9299B" w14:textId="77777777" w:rsidR="007D69BC" w:rsidRPr="003838D1" w:rsidRDefault="007D69BC" w:rsidP="007D69BC">
      <w:pPr>
        <w:spacing w:line="360" w:lineRule="exact"/>
        <w:ind w:firstLineChars="1620" w:firstLine="3402"/>
        <w:jc w:val="left"/>
        <w:rPr>
          <w:rFonts w:ascii="宋体" w:hAnsi="宋体"/>
        </w:rPr>
      </w:pPr>
    </w:p>
    <w:p w14:paraId="478712A1" w14:textId="77777777" w:rsidR="00854A7E" w:rsidRPr="003838D1" w:rsidRDefault="00854A7E" w:rsidP="007D69BC">
      <w:pPr>
        <w:rPr>
          <w:rFonts w:ascii="宋体" w:hAnsi="宋体"/>
        </w:rPr>
      </w:pPr>
    </w:p>
    <w:sectPr w:rsidR="00854A7E" w:rsidRPr="003838D1" w:rsidSect="002A362C">
      <w:pgSz w:w="11906" w:h="16838"/>
      <w:pgMar w:top="1021" w:right="1021" w:bottom="102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CC785" w14:textId="77777777" w:rsidR="00FC4586" w:rsidRDefault="00FC4586" w:rsidP="00854A7E">
      <w:r>
        <w:separator/>
      </w:r>
    </w:p>
  </w:endnote>
  <w:endnote w:type="continuationSeparator" w:id="0">
    <w:p w14:paraId="0D810A25" w14:textId="77777777" w:rsidR="00FC4586" w:rsidRDefault="00FC4586" w:rsidP="0085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黑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06C8B" w14:textId="77777777" w:rsidR="00FC4586" w:rsidRDefault="00FC4586" w:rsidP="00854A7E">
      <w:r>
        <w:separator/>
      </w:r>
    </w:p>
  </w:footnote>
  <w:footnote w:type="continuationSeparator" w:id="0">
    <w:p w14:paraId="30B34A3A" w14:textId="77777777" w:rsidR="00FC4586" w:rsidRDefault="00FC4586" w:rsidP="00854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523D6D"/>
    <w:multiLevelType w:val="singleLevel"/>
    <w:tmpl w:val="9F523D6D"/>
    <w:lvl w:ilvl="0">
      <w:start w:val="1"/>
      <w:numFmt w:val="decimal"/>
      <w:suff w:val="nothing"/>
      <w:lvlText w:val="（%1）"/>
      <w:lvlJc w:val="left"/>
      <w:pPr>
        <w:ind w:left="-210"/>
      </w:pPr>
    </w:lvl>
  </w:abstractNum>
  <w:abstractNum w:abstractNumId="1" w15:restartNumberingAfterBreak="0">
    <w:nsid w:val="BACF8CA6"/>
    <w:multiLevelType w:val="singleLevel"/>
    <w:tmpl w:val="BACF8CA6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D59A4D5F"/>
    <w:multiLevelType w:val="singleLevel"/>
    <w:tmpl w:val="D59A4D5F"/>
    <w:lvl w:ilvl="0">
      <w:start w:val="1"/>
      <w:numFmt w:val="decimal"/>
      <w:suff w:val="nothing"/>
      <w:lvlText w:val="%1．"/>
      <w:lvlJc w:val="left"/>
    </w:lvl>
  </w:abstractNum>
  <w:abstractNum w:abstractNumId="3" w15:restartNumberingAfterBreak="0">
    <w:nsid w:val="E4B64272"/>
    <w:multiLevelType w:val="singleLevel"/>
    <w:tmpl w:val="E4B64272"/>
    <w:lvl w:ilvl="0">
      <w:start w:val="4"/>
      <w:numFmt w:val="decimal"/>
      <w:suff w:val="nothing"/>
      <w:lvlText w:val="（%1）"/>
      <w:lvlJc w:val="left"/>
    </w:lvl>
  </w:abstractNum>
  <w:abstractNum w:abstractNumId="4" w15:restartNumberingAfterBreak="0">
    <w:nsid w:val="EB01AC05"/>
    <w:multiLevelType w:val="singleLevel"/>
    <w:tmpl w:val="EB01AC05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ED260CD8"/>
    <w:multiLevelType w:val="singleLevel"/>
    <w:tmpl w:val="ED260CD8"/>
    <w:lvl w:ilvl="0">
      <w:start w:val="2"/>
      <w:numFmt w:val="decimal"/>
      <w:suff w:val="nothing"/>
      <w:lvlText w:val="（%1）"/>
      <w:lvlJc w:val="left"/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7" w15:restartNumberingAfterBreak="0">
    <w:nsid w:val="002837F3"/>
    <w:multiLevelType w:val="hybridMultilevel"/>
    <w:tmpl w:val="B22E2678"/>
    <w:lvl w:ilvl="0" w:tplc="E9CE211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02B049CC"/>
    <w:multiLevelType w:val="hybridMultilevel"/>
    <w:tmpl w:val="86E45E18"/>
    <w:lvl w:ilvl="0" w:tplc="614402B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4A97996"/>
    <w:multiLevelType w:val="hybridMultilevel"/>
    <w:tmpl w:val="13B69B0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075A42B4"/>
    <w:multiLevelType w:val="hybridMultilevel"/>
    <w:tmpl w:val="76C621F2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08A37306"/>
    <w:multiLevelType w:val="hybridMultilevel"/>
    <w:tmpl w:val="28546F6C"/>
    <w:lvl w:ilvl="0" w:tplc="17CE8CB2">
      <w:start w:val="2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092209C5"/>
    <w:multiLevelType w:val="hybridMultilevel"/>
    <w:tmpl w:val="CD28F80E"/>
    <w:lvl w:ilvl="0" w:tplc="AA2CD22E">
      <w:start w:val="3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0CC87965"/>
    <w:multiLevelType w:val="hybridMultilevel"/>
    <w:tmpl w:val="E5A0B1A8"/>
    <w:lvl w:ilvl="0" w:tplc="15DACE1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10473722"/>
    <w:multiLevelType w:val="hybridMultilevel"/>
    <w:tmpl w:val="910CFD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145239F9"/>
    <w:multiLevelType w:val="hybridMultilevel"/>
    <w:tmpl w:val="8CE21B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1F622A52"/>
    <w:multiLevelType w:val="multilevel"/>
    <w:tmpl w:val="2F367CE6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27BE5729"/>
    <w:multiLevelType w:val="hybridMultilevel"/>
    <w:tmpl w:val="EF8A4956"/>
    <w:lvl w:ilvl="0" w:tplc="FFFFFFFF">
      <w:start w:val="1"/>
      <w:numFmt w:val="decimal"/>
      <w:lvlText w:val="%1．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F534DFE"/>
    <w:multiLevelType w:val="multilevel"/>
    <w:tmpl w:val="1F622A52"/>
    <w:lvl w:ilvl="0">
      <w:start w:val="1"/>
      <w:numFmt w:val="decimal"/>
      <w:lvlText w:val="%1．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9" w15:restartNumberingAfterBreak="0">
    <w:nsid w:val="306F4504"/>
    <w:multiLevelType w:val="multilevel"/>
    <w:tmpl w:val="306F4504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2B4679B"/>
    <w:multiLevelType w:val="hybridMultilevel"/>
    <w:tmpl w:val="A20A0418"/>
    <w:lvl w:ilvl="0" w:tplc="F58CC68C">
      <w:start w:val="1"/>
      <w:numFmt w:val="japaneseCounting"/>
      <w:lvlText w:val="%1、"/>
      <w:lvlJc w:val="left"/>
      <w:pPr>
        <w:ind w:left="905" w:hanging="480"/>
      </w:pPr>
      <w:rPr>
        <w:rFonts w:hint="default"/>
      </w:rPr>
    </w:lvl>
    <w:lvl w:ilvl="1" w:tplc="44C81EBC">
      <w:start w:val="1"/>
      <w:numFmt w:val="decimal"/>
      <w:lvlText w:val="%2．"/>
      <w:lvlJc w:val="left"/>
      <w:pPr>
        <w:ind w:left="120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332727FF"/>
    <w:multiLevelType w:val="hybridMultilevel"/>
    <w:tmpl w:val="57DAE1EC"/>
    <w:lvl w:ilvl="0" w:tplc="FFFFFFFF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3F50D38"/>
    <w:multiLevelType w:val="hybridMultilevel"/>
    <w:tmpl w:val="AE822C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34363897"/>
    <w:multiLevelType w:val="hybridMultilevel"/>
    <w:tmpl w:val="DABAA5FE"/>
    <w:lvl w:ilvl="0" w:tplc="B84237A4">
      <w:start w:val="4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866564E"/>
    <w:multiLevelType w:val="multilevel"/>
    <w:tmpl w:val="3866564E"/>
    <w:lvl w:ilvl="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BF26424"/>
    <w:multiLevelType w:val="hybridMultilevel"/>
    <w:tmpl w:val="37F63324"/>
    <w:lvl w:ilvl="0" w:tplc="798EA7DC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3D553266"/>
    <w:multiLevelType w:val="multilevel"/>
    <w:tmpl w:val="3D553266"/>
    <w:lvl w:ilvl="0">
      <w:start w:val="1"/>
      <w:numFmt w:val="decimal"/>
      <w:lvlText w:val="%1."/>
      <w:lvlJc w:val="left"/>
      <w:pPr>
        <w:ind w:left="842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62" w:hanging="420"/>
      </w:p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abstractNum w:abstractNumId="27" w15:restartNumberingAfterBreak="0">
    <w:nsid w:val="42305F40"/>
    <w:multiLevelType w:val="multilevel"/>
    <w:tmpl w:val="42305F40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4C571BA"/>
    <w:multiLevelType w:val="hybridMultilevel"/>
    <w:tmpl w:val="53FEAC02"/>
    <w:lvl w:ilvl="0" w:tplc="90D829D0">
      <w:start w:val="3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94D4286"/>
    <w:multiLevelType w:val="hybridMultilevel"/>
    <w:tmpl w:val="57DAE1EC"/>
    <w:lvl w:ilvl="0" w:tplc="D99CCB1A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9DD6512"/>
    <w:multiLevelType w:val="hybridMultilevel"/>
    <w:tmpl w:val="9EA222A6"/>
    <w:lvl w:ilvl="0" w:tplc="B7DE320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4CAE793E"/>
    <w:multiLevelType w:val="hybridMultilevel"/>
    <w:tmpl w:val="FDF44136"/>
    <w:lvl w:ilvl="0" w:tplc="C03672A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4E4C6E8C"/>
    <w:multiLevelType w:val="hybridMultilevel"/>
    <w:tmpl w:val="139241D8"/>
    <w:lvl w:ilvl="0" w:tplc="6C64C7F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4F7A37DE"/>
    <w:multiLevelType w:val="hybridMultilevel"/>
    <w:tmpl w:val="EF8A4956"/>
    <w:lvl w:ilvl="0" w:tplc="431010FC">
      <w:start w:val="1"/>
      <w:numFmt w:val="decimal"/>
      <w:lvlText w:val="%1．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4F9B2785"/>
    <w:multiLevelType w:val="multilevel"/>
    <w:tmpl w:val="4F9B2785"/>
    <w:lvl w:ilvl="0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2" w:hanging="420"/>
      </w:p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abstractNum w:abstractNumId="35" w15:restartNumberingAfterBreak="0">
    <w:nsid w:val="58C55464"/>
    <w:multiLevelType w:val="multilevel"/>
    <w:tmpl w:val="58C55464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实验项目%3: 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b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6" w15:restartNumberingAfterBreak="0">
    <w:nsid w:val="5F296D6C"/>
    <w:multiLevelType w:val="hybridMultilevel"/>
    <w:tmpl w:val="38A6C4E2"/>
    <w:lvl w:ilvl="0" w:tplc="E4F05884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7186180"/>
    <w:multiLevelType w:val="multilevel"/>
    <w:tmpl w:val="67186180"/>
    <w:lvl w:ilvl="0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8" w15:restartNumberingAfterBreak="0">
    <w:nsid w:val="68D86A5C"/>
    <w:multiLevelType w:val="multilevel"/>
    <w:tmpl w:val="68D86A5C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6C1C9A93"/>
    <w:multiLevelType w:val="singleLevel"/>
    <w:tmpl w:val="6C1C9A93"/>
    <w:lvl w:ilvl="0">
      <w:start w:val="2"/>
      <w:numFmt w:val="decimal"/>
      <w:suff w:val="nothing"/>
      <w:lvlText w:val="%1）"/>
      <w:lvlJc w:val="left"/>
    </w:lvl>
  </w:abstractNum>
  <w:abstractNum w:abstractNumId="40" w15:restartNumberingAfterBreak="0">
    <w:nsid w:val="6CE43FAC"/>
    <w:multiLevelType w:val="hybridMultilevel"/>
    <w:tmpl w:val="DC18FE5C"/>
    <w:lvl w:ilvl="0" w:tplc="C652A9C8">
      <w:start w:val="4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76CF2ADC"/>
    <w:multiLevelType w:val="multilevel"/>
    <w:tmpl w:val="76CF2ADC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F8F6D08"/>
    <w:multiLevelType w:val="hybridMultilevel"/>
    <w:tmpl w:val="74A8F5F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24"/>
  </w:num>
  <w:num w:numId="2">
    <w:abstractNumId w:val="16"/>
  </w:num>
  <w:num w:numId="3">
    <w:abstractNumId w:val="6"/>
  </w:num>
  <w:num w:numId="4">
    <w:abstractNumId w:val="20"/>
  </w:num>
  <w:num w:numId="5">
    <w:abstractNumId w:val="7"/>
  </w:num>
  <w:num w:numId="6">
    <w:abstractNumId w:val="28"/>
  </w:num>
  <w:num w:numId="7">
    <w:abstractNumId w:val="11"/>
  </w:num>
  <w:num w:numId="8">
    <w:abstractNumId w:val="30"/>
  </w:num>
  <w:num w:numId="9">
    <w:abstractNumId w:val="8"/>
  </w:num>
  <w:num w:numId="10">
    <w:abstractNumId w:val="31"/>
  </w:num>
  <w:num w:numId="11">
    <w:abstractNumId w:val="23"/>
  </w:num>
  <w:num w:numId="12">
    <w:abstractNumId w:val="40"/>
  </w:num>
  <w:num w:numId="13">
    <w:abstractNumId w:val="12"/>
  </w:num>
  <w:num w:numId="14">
    <w:abstractNumId w:val="35"/>
  </w:num>
  <w:num w:numId="15">
    <w:abstractNumId w:val="34"/>
  </w:num>
  <w:num w:numId="16">
    <w:abstractNumId w:val="26"/>
  </w:num>
  <w:num w:numId="17">
    <w:abstractNumId w:val="41"/>
  </w:num>
  <w:num w:numId="18">
    <w:abstractNumId w:val="38"/>
  </w:num>
  <w:num w:numId="19">
    <w:abstractNumId w:val="27"/>
  </w:num>
  <w:num w:numId="20">
    <w:abstractNumId w:val="19"/>
  </w:num>
  <w:num w:numId="21">
    <w:abstractNumId w:val="18"/>
  </w:num>
  <w:num w:numId="22">
    <w:abstractNumId w:val="37"/>
  </w:num>
  <w:num w:numId="23">
    <w:abstractNumId w:val="3"/>
  </w:num>
  <w:num w:numId="24">
    <w:abstractNumId w:val="42"/>
  </w:num>
  <w:num w:numId="25">
    <w:abstractNumId w:val="9"/>
  </w:num>
  <w:num w:numId="26">
    <w:abstractNumId w:val="14"/>
  </w:num>
  <w:num w:numId="27">
    <w:abstractNumId w:val="15"/>
  </w:num>
  <w:num w:numId="28">
    <w:abstractNumId w:val="22"/>
  </w:num>
  <w:num w:numId="29">
    <w:abstractNumId w:val="32"/>
  </w:num>
  <w:num w:numId="30">
    <w:abstractNumId w:val="36"/>
  </w:num>
  <w:num w:numId="31">
    <w:abstractNumId w:val="13"/>
  </w:num>
  <w:num w:numId="32">
    <w:abstractNumId w:val="25"/>
  </w:num>
  <w:num w:numId="33">
    <w:abstractNumId w:val="5"/>
  </w:num>
  <w:num w:numId="34">
    <w:abstractNumId w:val="1"/>
  </w:num>
  <w:num w:numId="35">
    <w:abstractNumId w:val="39"/>
  </w:num>
  <w:num w:numId="36">
    <w:abstractNumId w:val="2"/>
  </w:num>
  <w:num w:numId="37">
    <w:abstractNumId w:val="4"/>
  </w:num>
  <w:num w:numId="38">
    <w:abstractNumId w:val="0"/>
  </w:num>
  <w:num w:numId="39">
    <w:abstractNumId w:val="10"/>
  </w:num>
  <w:num w:numId="40">
    <w:abstractNumId w:val="33"/>
  </w:num>
  <w:num w:numId="41">
    <w:abstractNumId w:val="29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66C4"/>
    <w:rsid w:val="00007339"/>
    <w:rsid w:val="000C3C92"/>
    <w:rsid w:val="00107734"/>
    <w:rsid w:val="00132A54"/>
    <w:rsid w:val="00152E23"/>
    <w:rsid w:val="00173154"/>
    <w:rsid w:val="0018026F"/>
    <w:rsid w:val="001A1627"/>
    <w:rsid w:val="001B25FB"/>
    <w:rsid w:val="001E46EB"/>
    <w:rsid w:val="00210350"/>
    <w:rsid w:val="00224595"/>
    <w:rsid w:val="002637B6"/>
    <w:rsid w:val="003139C4"/>
    <w:rsid w:val="00334B7A"/>
    <w:rsid w:val="003838D1"/>
    <w:rsid w:val="00401D6F"/>
    <w:rsid w:val="004124D5"/>
    <w:rsid w:val="00426CDD"/>
    <w:rsid w:val="00454408"/>
    <w:rsid w:val="004949A1"/>
    <w:rsid w:val="005917C9"/>
    <w:rsid w:val="00596487"/>
    <w:rsid w:val="005F3C19"/>
    <w:rsid w:val="00665472"/>
    <w:rsid w:val="00675D64"/>
    <w:rsid w:val="00727DDA"/>
    <w:rsid w:val="007552A5"/>
    <w:rsid w:val="007C73CE"/>
    <w:rsid w:val="007D69BC"/>
    <w:rsid w:val="007F628D"/>
    <w:rsid w:val="00814A86"/>
    <w:rsid w:val="0084437C"/>
    <w:rsid w:val="008466C4"/>
    <w:rsid w:val="00854A7E"/>
    <w:rsid w:val="008743E4"/>
    <w:rsid w:val="008C785D"/>
    <w:rsid w:val="008D1EC6"/>
    <w:rsid w:val="008E6CEA"/>
    <w:rsid w:val="00917A37"/>
    <w:rsid w:val="00942801"/>
    <w:rsid w:val="0094684E"/>
    <w:rsid w:val="009B7501"/>
    <w:rsid w:val="00A31735"/>
    <w:rsid w:val="00A3624E"/>
    <w:rsid w:val="00A82793"/>
    <w:rsid w:val="00A83828"/>
    <w:rsid w:val="00AC5CF7"/>
    <w:rsid w:val="00AE4035"/>
    <w:rsid w:val="00B8695F"/>
    <w:rsid w:val="00BA04BE"/>
    <w:rsid w:val="00BA3690"/>
    <w:rsid w:val="00BA6071"/>
    <w:rsid w:val="00BB45B5"/>
    <w:rsid w:val="00BC48D5"/>
    <w:rsid w:val="00BE3F75"/>
    <w:rsid w:val="00BF3CCC"/>
    <w:rsid w:val="00C1352D"/>
    <w:rsid w:val="00C33C5C"/>
    <w:rsid w:val="00C41DF1"/>
    <w:rsid w:val="00C800D7"/>
    <w:rsid w:val="00CA0AC2"/>
    <w:rsid w:val="00CD5C1B"/>
    <w:rsid w:val="00D23659"/>
    <w:rsid w:val="00D458CE"/>
    <w:rsid w:val="00D63DB5"/>
    <w:rsid w:val="00D76352"/>
    <w:rsid w:val="00D7736E"/>
    <w:rsid w:val="00DA1E53"/>
    <w:rsid w:val="00DB1BFE"/>
    <w:rsid w:val="00E031E4"/>
    <w:rsid w:val="00E400A1"/>
    <w:rsid w:val="00E8119F"/>
    <w:rsid w:val="00E92183"/>
    <w:rsid w:val="00EB6633"/>
    <w:rsid w:val="00F43E98"/>
    <w:rsid w:val="00F45D57"/>
    <w:rsid w:val="00F61968"/>
    <w:rsid w:val="00FC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6D3A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semiHidden="1" w:uiPriority="0" w:unhideWhenUsed="1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B7A"/>
    <w:pPr>
      <w:widowControl w:val="0"/>
      <w:jc w:val="both"/>
    </w:pPr>
    <w:rPr>
      <w:rFonts w:ascii="Times New Roman" w:hAnsi="Times New Roman"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54A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7D69BC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paragraph" w:styleId="30">
    <w:name w:val="heading 3"/>
    <w:basedOn w:val="a"/>
    <w:next w:val="a"/>
    <w:link w:val="31"/>
    <w:uiPriority w:val="9"/>
    <w:qFormat/>
    <w:rsid w:val="007D69BC"/>
    <w:pPr>
      <w:keepNext/>
      <w:keepLines/>
      <w:spacing w:before="260" w:after="260" w:line="413" w:lineRule="auto"/>
      <w:outlineLvl w:val="2"/>
    </w:pPr>
    <w:rPr>
      <w:b/>
      <w:sz w:val="32"/>
      <w:szCs w:val="20"/>
    </w:rPr>
  </w:style>
  <w:style w:type="paragraph" w:styleId="4">
    <w:name w:val="heading 4"/>
    <w:basedOn w:val="a"/>
    <w:link w:val="41"/>
    <w:qFormat/>
    <w:rsid w:val="007D69BC"/>
    <w:pPr>
      <w:autoSpaceDE w:val="0"/>
      <w:autoSpaceDN w:val="0"/>
      <w:adjustRightInd w:val="0"/>
      <w:spacing w:before="13"/>
      <w:ind w:left="1361"/>
      <w:jc w:val="left"/>
      <w:outlineLvl w:val="3"/>
    </w:pPr>
    <w:rPr>
      <w:rFonts w:ascii="宋体" w:cs="宋体"/>
      <w:kern w:val="0"/>
      <w:sz w:val="28"/>
      <w:szCs w:val="28"/>
    </w:rPr>
  </w:style>
  <w:style w:type="paragraph" w:styleId="5">
    <w:name w:val="heading 5"/>
    <w:basedOn w:val="a"/>
    <w:link w:val="51"/>
    <w:qFormat/>
    <w:rsid w:val="007D69BC"/>
    <w:pPr>
      <w:autoSpaceDE w:val="0"/>
      <w:autoSpaceDN w:val="0"/>
      <w:adjustRightInd w:val="0"/>
      <w:spacing w:before="26"/>
      <w:ind w:left="620"/>
      <w:jc w:val="left"/>
      <w:outlineLvl w:val="4"/>
    </w:pPr>
    <w:rPr>
      <w:rFonts w:ascii="仿宋" w:eastAsia="仿宋" w:cs="仿宋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854A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854A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854A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854A7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54A7E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7">
    <w:name w:val="annotation text"/>
    <w:basedOn w:val="a"/>
    <w:link w:val="a8"/>
    <w:qFormat/>
    <w:rsid w:val="00854A7E"/>
    <w:pPr>
      <w:jc w:val="left"/>
    </w:pPr>
  </w:style>
  <w:style w:type="character" w:customStyle="1" w:styleId="a8">
    <w:name w:val="批注文字 字符"/>
    <w:basedOn w:val="a0"/>
    <w:link w:val="a7"/>
    <w:qFormat/>
    <w:rsid w:val="00854A7E"/>
    <w:rPr>
      <w:rFonts w:ascii="Times New Roman" w:hAnsi="Times New Roman" w:cs="Times New Roman"/>
      <w:sz w:val="21"/>
      <w:szCs w:val="24"/>
    </w:rPr>
  </w:style>
  <w:style w:type="paragraph" w:styleId="a9">
    <w:name w:val="Body Text Indent"/>
    <w:basedOn w:val="a"/>
    <w:link w:val="aa"/>
    <w:qFormat/>
    <w:rsid w:val="00854A7E"/>
    <w:pPr>
      <w:ind w:firstLine="420"/>
    </w:pPr>
    <w:rPr>
      <w:szCs w:val="20"/>
    </w:rPr>
  </w:style>
  <w:style w:type="character" w:customStyle="1" w:styleId="aa">
    <w:name w:val="正文文本缩进 字符"/>
    <w:basedOn w:val="a0"/>
    <w:link w:val="a9"/>
    <w:uiPriority w:val="99"/>
    <w:qFormat/>
    <w:rsid w:val="00854A7E"/>
    <w:rPr>
      <w:rFonts w:ascii="Times New Roman" w:hAnsi="Times New Roman" w:cs="Times New Roman"/>
      <w:sz w:val="21"/>
      <w:szCs w:val="20"/>
    </w:rPr>
  </w:style>
  <w:style w:type="paragraph" w:styleId="ab">
    <w:name w:val="Date"/>
    <w:basedOn w:val="a"/>
    <w:next w:val="a"/>
    <w:link w:val="ac"/>
    <w:qFormat/>
    <w:rsid w:val="00854A7E"/>
    <w:pPr>
      <w:ind w:leftChars="2500" w:left="100"/>
    </w:pPr>
    <w:rPr>
      <w:rFonts w:ascii="楷体_GB2312" w:eastAsia="楷体_GB2312"/>
      <w:sz w:val="24"/>
    </w:rPr>
  </w:style>
  <w:style w:type="character" w:customStyle="1" w:styleId="ac">
    <w:name w:val="日期 字符"/>
    <w:basedOn w:val="a0"/>
    <w:link w:val="ab"/>
    <w:qFormat/>
    <w:rsid w:val="00854A7E"/>
    <w:rPr>
      <w:rFonts w:ascii="楷体_GB2312" w:eastAsia="楷体_GB2312" w:hAnsi="Times New Roman" w:cs="Times New Roman"/>
      <w:szCs w:val="24"/>
    </w:rPr>
  </w:style>
  <w:style w:type="paragraph" w:styleId="ad">
    <w:name w:val="Balloon Text"/>
    <w:basedOn w:val="a"/>
    <w:link w:val="ae"/>
    <w:qFormat/>
    <w:rsid w:val="00854A7E"/>
    <w:rPr>
      <w:sz w:val="18"/>
      <w:szCs w:val="18"/>
    </w:rPr>
  </w:style>
  <w:style w:type="character" w:customStyle="1" w:styleId="ae">
    <w:name w:val="批注框文本 字符"/>
    <w:basedOn w:val="a0"/>
    <w:link w:val="ad"/>
    <w:qFormat/>
    <w:rsid w:val="00854A7E"/>
    <w:rPr>
      <w:rFonts w:ascii="Times New Roman" w:hAnsi="Times New Roman" w:cs="Times New Roman"/>
      <w:sz w:val="18"/>
      <w:szCs w:val="18"/>
    </w:rPr>
  </w:style>
  <w:style w:type="paragraph" w:styleId="af">
    <w:name w:val="Normal (Web)"/>
    <w:basedOn w:val="a"/>
    <w:qFormat/>
    <w:rsid w:val="00854A7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af1"/>
    <w:uiPriority w:val="10"/>
    <w:qFormat/>
    <w:rsid w:val="00854A7E"/>
    <w:pPr>
      <w:spacing w:before="240" w:after="60"/>
      <w:jc w:val="center"/>
      <w:outlineLvl w:val="0"/>
    </w:pPr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af1">
    <w:name w:val="标题 字符"/>
    <w:basedOn w:val="a0"/>
    <w:link w:val="af0"/>
    <w:qFormat/>
    <w:rsid w:val="00854A7E"/>
    <w:rPr>
      <w:rFonts w:ascii="等线 Light" w:eastAsia="等线 Light" w:hAnsi="等线 Light" w:cs="宋体"/>
      <w:b/>
      <w:bCs/>
      <w:sz w:val="32"/>
      <w:szCs w:val="32"/>
    </w:rPr>
  </w:style>
  <w:style w:type="paragraph" w:styleId="af2">
    <w:name w:val="annotation subject"/>
    <w:basedOn w:val="a7"/>
    <w:next w:val="a7"/>
    <w:link w:val="af3"/>
    <w:qFormat/>
    <w:rsid w:val="00854A7E"/>
    <w:rPr>
      <w:b/>
      <w:bCs/>
    </w:rPr>
  </w:style>
  <w:style w:type="character" w:customStyle="1" w:styleId="af3">
    <w:name w:val="批注主题 字符"/>
    <w:basedOn w:val="a8"/>
    <w:link w:val="af2"/>
    <w:qFormat/>
    <w:rsid w:val="00854A7E"/>
    <w:rPr>
      <w:rFonts w:ascii="Times New Roman" w:hAnsi="Times New Roman" w:cs="Times New Roman"/>
      <w:b/>
      <w:bCs/>
      <w:sz w:val="21"/>
      <w:szCs w:val="24"/>
    </w:rPr>
  </w:style>
  <w:style w:type="table" w:styleId="af4">
    <w:name w:val="Table Grid"/>
    <w:basedOn w:val="a1"/>
    <w:qFormat/>
    <w:rsid w:val="00854A7E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qFormat/>
    <w:rsid w:val="00854A7E"/>
  </w:style>
  <w:style w:type="character" w:styleId="af6">
    <w:name w:val="FollowedHyperlink"/>
    <w:qFormat/>
    <w:rsid w:val="00854A7E"/>
    <w:rPr>
      <w:color w:val="800080"/>
      <w:u w:val="single"/>
    </w:rPr>
  </w:style>
  <w:style w:type="character" w:styleId="af7">
    <w:name w:val="Hyperlink"/>
    <w:qFormat/>
    <w:rsid w:val="00854A7E"/>
    <w:rPr>
      <w:color w:val="0000FF"/>
      <w:u w:val="single"/>
    </w:rPr>
  </w:style>
  <w:style w:type="character" w:styleId="af8">
    <w:name w:val="annotation reference"/>
    <w:qFormat/>
    <w:rsid w:val="00854A7E"/>
    <w:rPr>
      <w:sz w:val="21"/>
      <w:szCs w:val="21"/>
    </w:rPr>
  </w:style>
  <w:style w:type="paragraph" w:styleId="af9">
    <w:name w:val="List Paragraph"/>
    <w:basedOn w:val="a"/>
    <w:uiPriority w:val="34"/>
    <w:qFormat/>
    <w:rsid w:val="00854A7E"/>
    <w:pPr>
      <w:ind w:firstLineChars="200" w:firstLine="420"/>
    </w:pPr>
  </w:style>
  <w:style w:type="character" w:styleId="afa">
    <w:name w:val="Placeholder Text"/>
    <w:basedOn w:val="a0"/>
    <w:uiPriority w:val="99"/>
    <w:qFormat/>
    <w:rsid w:val="00854A7E"/>
    <w:rPr>
      <w:color w:val="808080"/>
    </w:rPr>
  </w:style>
  <w:style w:type="paragraph" w:styleId="afb">
    <w:name w:val="Revision"/>
    <w:hidden/>
    <w:uiPriority w:val="99"/>
    <w:semiHidden/>
    <w:rsid w:val="00854A7E"/>
    <w:rPr>
      <w:rFonts w:ascii="Times New Roman" w:hAnsi="Times New Roman" w:cs="Times New Roman"/>
      <w:sz w:val="21"/>
      <w:szCs w:val="24"/>
    </w:rPr>
  </w:style>
  <w:style w:type="paragraph" w:styleId="afc">
    <w:name w:val="Document Map"/>
    <w:basedOn w:val="a"/>
    <w:link w:val="afd"/>
    <w:uiPriority w:val="99"/>
    <w:unhideWhenUsed/>
    <w:qFormat/>
    <w:rsid w:val="00854A7E"/>
    <w:rPr>
      <w:rFonts w:ascii="宋体"/>
      <w:sz w:val="18"/>
      <w:szCs w:val="18"/>
    </w:rPr>
  </w:style>
  <w:style w:type="character" w:customStyle="1" w:styleId="afd">
    <w:name w:val="文档结构图 字符"/>
    <w:basedOn w:val="a0"/>
    <w:link w:val="afc"/>
    <w:uiPriority w:val="99"/>
    <w:qFormat/>
    <w:rsid w:val="00854A7E"/>
    <w:rPr>
      <w:rFonts w:hAnsi="Times New Roman" w:cs="Times New Roman"/>
      <w:sz w:val="18"/>
      <w:szCs w:val="18"/>
    </w:rPr>
  </w:style>
  <w:style w:type="character" w:customStyle="1" w:styleId="fontstyle01">
    <w:name w:val="fontstyle01"/>
    <w:basedOn w:val="a0"/>
    <w:qFormat/>
    <w:rsid w:val="00854A7E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7D69BC"/>
    <w:rPr>
      <w:rFonts w:ascii="Arial" w:eastAsia="黑体" w:hAnsi="Arial" w:cs="Times New Roman"/>
      <w:b/>
      <w:bCs/>
      <w:kern w:val="0"/>
      <w:sz w:val="32"/>
      <w:szCs w:val="32"/>
    </w:rPr>
  </w:style>
  <w:style w:type="character" w:customStyle="1" w:styleId="31">
    <w:name w:val="标题 3 字符"/>
    <w:basedOn w:val="a0"/>
    <w:link w:val="30"/>
    <w:uiPriority w:val="9"/>
    <w:qFormat/>
    <w:rsid w:val="007D69BC"/>
    <w:rPr>
      <w:rFonts w:ascii="Times New Roman" w:hAnsi="Times New Roman" w:cs="Times New Roman"/>
      <w:b/>
      <w:sz w:val="32"/>
      <w:szCs w:val="20"/>
    </w:rPr>
  </w:style>
  <w:style w:type="character" w:customStyle="1" w:styleId="40">
    <w:name w:val="标题 4 字符"/>
    <w:basedOn w:val="a0"/>
    <w:uiPriority w:val="9"/>
    <w:semiHidden/>
    <w:rsid w:val="007D69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uiPriority w:val="9"/>
    <w:semiHidden/>
    <w:rsid w:val="007D69BC"/>
    <w:rPr>
      <w:rFonts w:ascii="Times New Roman" w:hAnsi="Times New Roman" w:cs="Times New Roman"/>
      <w:b/>
      <w:bCs/>
      <w:sz w:val="28"/>
      <w:szCs w:val="28"/>
    </w:rPr>
  </w:style>
  <w:style w:type="character" w:customStyle="1" w:styleId="1Char">
    <w:name w:val="标题 1 Char"/>
    <w:basedOn w:val="a0"/>
    <w:qFormat/>
    <w:rsid w:val="007D69B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uiPriority w:val="9"/>
    <w:qFormat/>
    <w:rsid w:val="007D69B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uiPriority w:val="9"/>
    <w:qFormat/>
    <w:rsid w:val="007D69BC"/>
    <w:rPr>
      <w:b/>
      <w:bCs/>
      <w:sz w:val="32"/>
      <w:szCs w:val="32"/>
    </w:rPr>
  </w:style>
  <w:style w:type="character" w:customStyle="1" w:styleId="4Char">
    <w:name w:val="标题 4 Char"/>
    <w:basedOn w:val="a0"/>
    <w:rsid w:val="007D69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rsid w:val="007D69BC"/>
    <w:rPr>
      <w:b/>
      <w:bCs/>
      <w:sz w:val="28"/>
      <w:szCs w:val="28"/>
    </w:rPr>
  </w:style>
  <w:style w:type="numbering" w:customStyle="1" w:styleId="11">
    <w:name w:val="无列表1"/>
    <w:next w:val="a2"/>
    <w:uiPriority w:val="99"/>
    <w:semiHidden/>
    <w:unhideWhenUsed/>
    <w:rsid w:val="007D69BC"/>
  </w:style>
  <w:style w:type="character" w:customStyle="1" w:styleId="Char1">
    <w:name w:val="页眉 Char1"/>
    <w:uiPriority w:val="99"/>
    <w:qFormat/>
    <w:rsid w:val="007D69BC"/>
    <w:rPr>
      <w:rFonts w:ascii="Tahoma" w:hAnsi="Tahoma"/>
      <w:sz w:val="18"/>
      <w:szCs w:val="18"/>
    </w:rPr>
  </w:style>
  <w:style w:type="character" w:customStyle="1" w:styleId="Char10">
    <w:name w:val="页脚 Char1"/>
    <w:uiPriority w:val="99"/>
    <w:qFormat/>
    <w:rsid w:val="007D69BC"/>
    <w:rPr>
      <w:rFonts w:ascii="Tahoma" w:hAnsi="Tahoma"/>
      <w:sz w:val="18"/>
      <w:szCs w:val="18"/>
    </w:rPr>
  </w:style>
  <w:style w:type="paragraph" w:customStyle="1" w:styleId="font5">
    <w:name w:val="font5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7D69BC"/>
    <w:pPr>
      <w:widowControl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font7">
    <w:name w:val="font7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8">
    <w:name w:val="font8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9">
    <w:name w:val="font9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10">
    <w:name w:val="font10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11">
    <w:name w:val="font11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12">
    <w:name w:val="font12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18"/>
      <w:szCs w:val="18"/>
    </w:rPr>
  </w:style>
  <w:style w:type="paragraph" w:customStyle="1" w:styleId="font13">
    <w:name w:val="font13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18"/>
      <w:szCs w:val="18"/>
    </w:rPr>
  </w:style>
  <w:style w:type="paragraph" w:customStyle="1" w:styleId="font14">
    <w:name w:val="font14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15">
    <w:name w:val="font15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66">
    <w:name w:val="xl66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7">
    <w:name w:val="xl6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68">
    <w:name w:val="xl68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9">
    <w:name w:val="xl69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0">
    <w:name w:val="xl70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1">
    <w:name w:val="xl7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2">
    <w:name w:val="xl7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3">
    <w:name w:val="xl73"/>
    <w:basedOn w:val="a"/>
    <w:rsid w:val="007D69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4">
    <w:name w:val="xl74"/>
    <w:basedOn w:val="a"/>
    <w:rsid w:val="007D69B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5">
    <w:name w:val="xl75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6">
    <w:name w:val="xl76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77">
    <w:name w:val="xl7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78">
    <w:name w:val="xl78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79">
    <w:name w:val="xl79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0">
    <w:name w:val="xl80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1">
    <w:name w:val="xl8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2">
    <w:name w:val="xl8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3">
    <w:name w:val="xl83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4">
    <w:name w:val="xl84"/>
    <w:basedOn w:val="a"/>
    <w:rsid w:val="007D69BC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5">
    <w:name w:val="xl85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86">
    <w:name w:val="xl86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87">
    <w:name w:val="xl87"/>
    <w:basedOn w:val="a"/>
    <w:rsid w:val="007D69BC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8">
    <w:name w:val="xl88"/>
    <w:basedOn w:val="a"/>
    <w:rsid w:val="007D69BC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89">
    <w:name w:val="xl89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90">
    <w:name w:val="xl90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91">
    <w:name w:val="xl9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92">
    <w:name w:val="xl9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93">
    <w:name w:val="xl93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94">
    <w:name w:val="xl94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xl95">
    <w:name w:val="xl95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96">
    <w:name w:val="xl96"/>
    <w:basedOn w:val="a"/>
    <w:rsid w:val="007D69BC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97">
    <w:name w:val="xl9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98">
    <w:name w:val="xl98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99">
    <w:name w:val="xl99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00">
    <w:name w:val="xl100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01">
    <w:name w:val="xl101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02">
    <w:name w:val="xl10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03">
    <w:name w:val="xl103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04">
    <w:name w:val="xl104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05">
    <w:name w:val="xl105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06">
    <w:name w:val="xl106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07">
    <w:name w:val="xl107"/>
    <w:basedOn w:val="a"/>
    <w:rsid w:val="007D69BC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08">
    <w:name w:val="xl108"/>
    <w:basedOn w:val="a"/>
    <w:rsid w:val="007D69BC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09">
    <w:name w:val="xl109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10">
    <w:name w:val="xl110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11">
    <w:name w:val="xl11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12">
    <w:name w:val="xl112"/>
    <w:basedOn w:val="a"/>
    <w:rsid w:val="007D69BC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13">
    <w:name w:val="xl113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14">
    <w:name w:val="xl114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15">
    <w:name w:val="xl115"/>
    <w:basedOn w:val="a"/>
    <w:rsid w:val="007D69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16">
    <w:name w:val="xl116"/>
    <w:basedOn w:val="a"/>
    <w:rsid w:val="007D69BC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17">
    <w:name w:val="xl117"/>
    <w:basedOn w:val="a"/>
    <w:rsid w:val="007D69B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18">
    <w:name w:val="xl118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19">
    <w:name w:val="xl119"/>
    <w:basedOn w:val="a"/>
    <w:rsid w:val="007D69BC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120">
    <w:name w:val="xl120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1">
    <w:name w:val="xl121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2">
    <w:name w:val="xl122"/>
    <w:basedOn w:val="a"/>
    <w:rsid w:val="007D69BC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23">
    <w:name w:val="xl123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4">
    <w:name w:val="xl124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5">
    <w:name w:val="xl125"/>
    <w:basedOn w:val="a"/>
    <w:rsid w:val="007D69B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6">
    <w:name w:val="xl126"/>
    <w:basedOn w:val="a"/>
    <w:rsid w:val="007D69BC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7">
    <w:name w:val="xl127"/>
    <w:basedOn w:val="a"/>
    <w:rsid w:val="007D69BC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8">
    <w:name w:val="xl128"/>
    <w:basedOn w:val="a"/>
    <w:rsid w:val="007D69BC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29">
    <w:name w:val="xl129"/>
    <w:basedOn w:val="a"/>
    <w:rsid w:val="007D69BC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0">
    <w:name w:val="xl130"/>
    <w:basedOn w:val="a"/>
    <w:rsid w:val="007D69BC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1">
    <w:name w:val="xl131"/>
    <w:basedOn w:val="a"/>
    <w:rsid w:val="007D69BC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2">
    <w:name w:val="xl132"/>
    <w:basedOn w:val="a"/>
    <w:rsid w:val="007D69BC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3">
    <w:name w:val="xl133"/>
    <w:basedOn w:val="a"/>
    <w:rsid w:val="007D69BC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4">
    <w:name w:val="xl134"/>
    <w:basedOn w:val="a"/>
    <w:rsid w:val="007D69BC"/>
    <w:pPr>
      <w:widowControl/>
      <w:pBdr>
        <w:top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35">
    <w:name w:val="xl135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32"/>
      <w:szCs w:val="32"/>
    </w:rPr>
  </w:style>
  <w:style w:type="paragraph" w:customStyle="1" w:styleId="xl136">
    <w:name w:val="xl136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37">
    <w:name w:val="xl13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38">
    <w:name w:val="xl138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39">
    <w:name w:val="xl139"/>
    <w:basedOn w:val="a"/>
    <w:rsid w:val="007D69BC"/>
    <w:pPr>
      <w:widowControl/>
      <w:pBdr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0">
    <w:name w:val="xl140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1">
    <w:name w:val="xl14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2">
    <w:name w:val="xl14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3">
    <w:name w:val="xl143"/>
    <w:basedOn w:val="a"/>
    <w:rsid w:val="007D69B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4">
    <w:name w:val="xl144"/>
    <w:basedOn w:val="a"/>
    <w:rsid w:val="007D69BC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5">
    <w:name w:val="xl145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6">
    <w:name w:val="xl146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7">
    <w:name w:val="xl147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8">
    <w:name w:val="xl148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49">
    <w:name w:val="xl149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50">
    <w:name w:val="xl150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51">
    <w:name w:val="xl151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52">
    <w:name w:val="xl152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53">
    <w:name w:val="xl153"/>
    <w:basedOn w:val="a"/>
    <w:rsid w:val="007D69BC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54">
    <w:name w:val="xl154"/>
    <w:basedOn w:val="a"/>
    <w:rsid w:val="007D69BC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55">
    <w:name w:val="xl155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56">
    <w:name w:val="xl156"/>
    <w:basedOn w:val="a"/>
    <w:rsid w:val="007D69BC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57">
    <w:name w:val="xl157"/>
    <w:basedOn w:val="a"/>
    <w:rsid w:val="007D69B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58">
    <w:name w:val="xl158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59">
    <w:name w:val="xl159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60">
    <w:name w:val="xl160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61">
    <w:name w:val="xl16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62">
    <w:name w:val="xl162"/>
    <w:basedOn w:val="a"/>
    <w:rsid w:val="007D69BC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3">
    <w:name w:val="xl163"/>
    <w:basedOn w:val="a"/>
    <w:rsid w:val="007D69BC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4">
    <w:name w:val="xl164"/>
    <w:basedOn w:val="a"/>
    <w:rsid w:val="007D69BC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5">
    <w:name w:val="xl165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6">
    <w:name w:val="xl166"/>
    <w:basedOn w:val="a"/>
    <w:rsid w:val="007D69BC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7">
    <w:name w:val="xl167"/>
    <w:basedOn w:val="a"/>
    <w:rsid w:val="007D69BC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8">
    <w:name w:val="xl168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69">
    <w:name w:val="xl169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0">
    <w:name w:val="xl170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1">
    <w:name w:val="xl171"/>
    <w:basedOn w:val="a"/>
    <w:rsid w:val="007D69BC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72">
    <w:name w:val="xl172"/>
    <w:basedOn w:val="a"/>
    <w:rsid w:val="007D69BC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73">
    <w:name w:val="xl173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4">
    <w:name w:val="xl174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5">
    <w:name w:val="xl175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6">
    <w:name w:val="xl176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7">
    <w:name w:val="xl17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78">
    <w:name w:val="xl178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79">
    <w:name w:val="xl179"/>
    <w:basedOn w:val="a"/>
    <w:rsid w:val="007D69BC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12">
    <w:name w:val="列出段落1"/>
    <w:basedOn w:val="a"/>
    <w:qFormat/>
    <w:rsid w:val="007D69BC"/>
    <w:pPr>
      <w:ind w:firstLineChars="200" w:firstLine="420"/>
    </w:pPr>
    <w:rPr>
      <w:rFonts w:ascii="Calibri" w:hAnsi="Calibri"/>
      <w:szCs w:val="22"/>
    </w:rPr>
  </w:style>
  <w:style w:type="character" w:customStyle="1" w:styleId="Char11">
    <w:name w:val="日期 Char1"/>
    <w:basedOn w:val="a0"/>
    <w:uiPriority w:val="99"/>
    <w:semiHidden/>
    <w:rsid w:val="007D69BC"/>
  </w:style>
  <w:style w:type="character" w:customStyle="1" w:styleId="apple-converted-space">
    <w:name w:val="apple-converted-space"/>
    <w:uiPriority w:val="99"/>
    <w:rsid w:val="007D69BC"/>
    <w:rPr>
      <w:rFonts w:cs="Times New Roman"/>
    </w:rPr>
  </w:style>
  <w:style w:type="paragraph" w:customStyle="1" w:styleId="Char2CharCharChar">
    <w:name w:val="Char2 Char Char Char"/>
    <w:basedOn w:val="a"/>
    <w:rsid w:val="007D69BC"/>
    <w:rPr>
      <w:szCs w:val="20"/>
    </w:rPr>
  </w:style>
  <w:style w:type="character" w:customStyle="1" w:styleId="Char12">
    <w:name w:val="批注框文本 Char1"/>
    <w:rsid w:val="007D69BC"/>
    <w:rPr>
      <w:rFonts w:ascii="Calibri" w:eastAsia="宋体" w:hAnsi="Calibri" w:cs="Times New Roman"/>
      <w:kern w:val="2"/>
      <w:sz w:val="18"/>
      <w:szCs w:val="18"/>
    </w:rPr>
  </w:style>
  <w:style w:type="paragraph" w:customStyle="1" w:styleId="Default">
    <w:name w:val="Default"/>
    <w:rsid w:val="007D69BC"/>
    <w:pPr>
      <w:widowControl w:val="0"/>
      <w:autoSpaceDE w:val="0"/>
      <w:autoSpaceDN w:val="0"/>
      <w:adjustRightInd w:val="0"/>
    </w:pPr>
    <w:rPr>
      <w:rFonts w:ascii="黑体" w:eastAsia="黑体" w:hAnsi="Times New Roman" w:cs="黑体"/>
      <w:color w:val="000000"/>
      <w:kern w:val="0"/>
      <w:szCs w:val="24"/>
    </w:rPr>
  </w:style>
  <w:style w:type="character" w:styleId="afe">
    <w:name w:val="Strong"/>
    <w:uiPriority w:val="22"/>
    <w:qFormat/>
    <w:rsid w:val="007D69BC"/>
    <w:rPr>
      <w:b/>
      <w:bCs/>
    </w:rPr>
  </w:style>
  <w:style w:type="paragraph" w:customStyle="1" w:styleId="21">
    <w:name w:val="2"/>
    <w:uiPriority w:val="99"/>
    <w:unhideWhenUsed/>
    <w:rsid w:val="007D69BC"/>
    <w:pPr>
      <w:adjustRightInd w:val="0"/>
      <w:snapToGrid w:val="0"/>
      <w:spacing w:after="200"/>
    </w:pPr>
    <w:rPr>
      <w:rFonts w:ascii="Tahoma" w:eastAsia="微软雅黑" w:hAnsi="Tahoma" w:cs="Times New Roman"/>
      <w:kern w:val="0"/>
      <w:sz w:val="22"/>
    </w:rPr>
  </w:style>
  <w:style w:type="character" w:customStyle="1" w:styleId="13">
    <w:name w:val="已访问的超链接1"/>
    <w:unhideWhenUsed/>
    <w:qFormat/>
    <w:rsid w:val="007D69BC"/>
    <w:rPr>
      <w:color w:val="800080"/>
      <w:u w:val="single"/>
    </w:rPr>
  </w:style>
  <w:style w:type="paragraph" w:customStyle="1" w:styleId="xl180">
    <w:name w:val="xl180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81">
    <w:name w:val="xl18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82">
    <w:name w:val="xl182"/>
    <w:basedOn w:val="a"/>
    <w:rsid w:val="007D69BC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83">
    <w:name w:val="xl183"/>
    <w:basedOn w:val="a"/>
    <w:rsid w:val="007D69BC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84">
    <w:name w:val="xl184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85">
    <w:name w:val="xl185"/>
    <w:basedOn w:val="a"/>
    <w:rsid w:val="007D69BC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8"/>
      <w:szCs w:val="18"/>
    </w:rPr>
  </w:style>
  <w:style w:type="paragraph" w:customStyle="1" w:styleId="xl186">
    <w:name w:val="xl186"/>
    <w:basedOn w:val="a"/>
    <w:rsid w:val="007D69BC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32"/>
      <w:szCs w:val="32"/>
    </w:rPr>
  </w:style>
  <w:style w:type="paragraph" w:customStyle="1" w:styleId="xl187">
    <w:name w:val="xl18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88">
    <w:name w:val="xl188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189">
    <w:name w:val="xl189"/>
    <w:basedOn w:val="a"/>
    <w:rsid w:val="007D69BC"/>
    <w:pPr>
      <w:widowControl/>
      <w:pBdr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90">
    <w:name w:val="xl190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91">
    <w:name w:val="xl191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92">
    <w:name w:val="xl192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93">
    <w:name w:val="xl193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94">
    <w:name w:val="xl194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95">
    <w:name w:val="xl195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196">
    <w:name w:val="xl196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197">
    <w:name w:val="xl197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kern w:val="0"/>
      <w:sz w:val="18"/>
      <w:szCs w:val="18"/>
    </w:rPr>
  </w:style>
  <w:style w:type="paragraph" w:customStyle="1" w:styleId="xl198">
    <w:name w:val="xl198"/>
    <w:basedOn w:val="a"/>
    <w:rsid w:val="007D69BC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199">
    <w:name w:val="xl199"/>
    <w:basedOn w:val="a"/>
    <w:rsid w:val="007D69BC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0">
    <w:name w:val="xl200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1">
    <w:name w:val="xl201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2">
    <w:name w:val="xl202"/>
    <w:basedOn w:val="a"/>
    <w:rsid w:val="007D69BC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3">
    <w:name w:val="xl203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4">
    <w:name w:val="xl204"/>
    <w:basedOn w:val="a"/>
    <w:rsid w:val="007D69B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5">
    <w:name w:val="xl205"/>
    <w:basedOn w:val="a"/>
    <w:rsid w:val="007D69B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6">
    <w:name w:val="xl206"/>
    <w:basedOn w:val="a"/>
    <w:rsid w:val="007D69BC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7">
    <w:name w:val="xl207"/>
    <w:basedOn w:val="a"/>
    <w:rsid w:val="007D69BC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208">
    <w:name w:val="xl208"/>
    <w:basedOn w:val="a"/>
    <w:rsid w:val="007D69BC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14">
    <w:name w:val="1"/>
    <w:uiPriority w:val="99"/>
    <w:unhideWhenUsed/>
    <w:rsid w:val="007D69BC"/>
    <w:pPr>
      <w:adjustRightInd w:val="0"/>
      <w:snapToGrid w:val="0"/>
      <w:spacing w:after="200"/>
    </w:pPr>
    <w:rPr>
      <w:rFonts w:ascii="Tahoma" w:eastAsia="微软雅黑" w:hAnsi="Tahoma" w:cs="Times New Roman"/>
      <w:kern w:val="0"/>
      <w:sz w:val="22"/>
    </w:rPr>
  </w:style>
  <w:style w:type="paragraph" w:customStyle="1" w:styleId="Table">
    <w:name w:val="Table"/>
    <w:basedOn w:val="a"/>
    <w:qFormat/>
    <w:rsid w:val="007D69BC"/>
    <w:pPr>
      <w:spacing w:beforeLines="50" w:afterLines="50" w:line="400" w:lineRule="exact"/>
      <w:ind w:firstLineChars="200" w:firstLine="200"/>
      <w:jc w:val="center"/>
    </w:pPr>
    <w:rPr>
      <w:rFonts w:ascii="宋体" w:hAnsi="宋体"/>
      <w:b/>
      <w:kern w:val="0"/>
      <w:szCs w:val="21"/>
    </w:rPr>
  </w:style>
  <w:style w:type="paragraph" w:customStyle="1" w:styleId="Table1">
    <w:name w:val="Table1"/>
    <w:basedOn w:val="a"/>
    <w:qFormat/>
    <w:rsid w:val="007D69BC"/>
    <w:pPr>
      <w:jc w:val="center"/>
    </w:pPr>
    <w:rPr>
      <w:szCs w:val="21"/>
    </w:rPr>
  </w:style>
  <w:style w:type="character" w:customStyle="1" w:styleId="Char">
    <w:name w:val="正文文本缩进 Char"/>
    <w:basedOn w:val="a0"/>
    <w:qFormat/>
    <w:rsid w:val="007D69BC"/>
  </w:style>
  <w:style w:type="character" w:customStyle="1" w:styleId="15">
    <w:name w:val="正文文本缩进 字符1"/>
    <w:qFormat/>
    <w:rsid w:val="007D69BC"/>
    <w:rPr>
      <w:rFonts w:ascii="Times New Roman" w:eastAsia="宋体" w:hAnsi="Times New Roman" w:cs="Times New Roman"/>
      <w:szCs w:val="24"/>
    </w:rPr>
  </w:style>
  <w:style w:type="paragraph" w:styleId="aff">
    <w:name w:val="Plain Text"/>
    <w:basedOn w:val="a"/>
    <w:link w:val="aff0"/>
    <w:qFormat/>
    <w:rsid w:val="007D69BC"/>
    <w:rPr>
      <w:rFonts w:ascii="宋体" w:hAnsi="Courier New" w:cs="Courier New"/>
      <w:szCs w:val="21"/>
    </w:rPr>
  </w:style>
  <w:style w:type="character" w:customStyle="1" w:styleId="aff0">
    <w:name w:val="纯文本 字符"/>
    <w:basedOn w:val="a0"/>
    <w:link w:val="aff"/>
    <w:qFormat/>
    <w:rsid w:val="007D69BC"/>
    <w:rPr>
      <w:rFonts w:hAnsi="Courier New" w:cs="Courier New"/>
      <w:sz w:val="21"/>
      <w:szCs w:val="21"/>
    </w:rPr>
  </w:style>
  <w:style w:type="paragraph" w:customStyle="1" w:styleId="font1">
    <w:name w:val="font1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font51">
    <w:name w:val="font51"/>
    <w:qFormat/>
    <w:rsid w:val="007D69BC"/>
    <w:rPr>
      <w:rFonts w:ascii="Times New Roman" w:hAnsi="Times New Roman" w:cs="Times New Roman" w:hint="default"/>
      <w:color w:val="auto"/>
      <w:sz w:val="21"/>
      <w:szCs w:val="21"/>
      <w:u w:val="none"/>
    </w:rPr>
  </w:style>
  <w:style w:type="character" w:customStyle="1" w:styleId="font81">
    <w:name w:val="font81"/>
    <w:qFormat/>
    <w:rsid w:val="007D69BC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font61">
    <w:name w:val="font61"/>
    <w:qFormat/>
    <w:rsid w:val="007D69BC"/>
    <w:rPr>
      <w:rFonts w:ascii="Times New Roman" w:hAnsi="Times New Roman" w:cs="Times New Roman" w:hint="default"/>
      <w:b/>
      <w:color w:val="auto"/>
      <w:sz w:val="21"/>
      <w:szCs w:val="21"/>
      <w:u w:val="none"/>
    </w:rPr>
  </w:style>
  <w:style w:type="numbering" w:customStyle="1" w:styleId="110">
    <w:name w:val="无列表11"/>
    <w:next w:val="a2"/>
    <w:uiPriority w:val="99"/>
    <w:semiHidden/>
    <w:unhideWhenUsed/>
    <w:rsid w:val="007D69BC"/>
  </w:style>
  <w:style w:type="character" w:customStyle="1" w:styleId="16">
    <w:name w:val="日期 字符1"/>
    <w:uiPriority w:val="99"/>
    <w:semiHidden/>
    <w:rsid w:val="007D69BC"/>
    <w:rPr>
      <w:rFonts w:ascii="Tahoma" w:eastAsia="微软雅黑" w:hAnsi="Tahoma"/>
      <w:kern w:val="0"/>
      <w:sz w:val="22"/>
    </w:rPr>
  </w:style>
  <w:style w:type="table" w:customStyle="1" w:styleId="17">
    <w:name w:val="网格型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无列表2"/>
    <w:next w:val="a2"/>
    <w:uiPriority w:val="99"/>
    <w:semiHidden/>
    <w:rsid w:val="007D69BC"/>
  </w:style>
  <w:style w:type="table" w:customStyle="1" w:styleId="23">
    <w:name w:val="网格型2"/>
    <w:basedOn w:val="a1"/>
    <w:next w:val="af4"/>
    <w:uiPriority w:val="59"/>
    <w:rsid w:val="007D69BC"/>
    <w:rPr>
      <w:rFonts w:ascii="等线" w:eastAsia="等线" w:hAnsi="等线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文档结构图 Char"/>
    <w:basedOn w:val="a0"/>
    <w:uiPriority w:val="99"/>
    <w:qFormat/>
    <w:rsid w:val="007D69BC"/>
    <w:rPr>
      <w:rFonts w:ascii="宋体" w:eastAsia="宋体"/>
      <w:sz w:val="18"/>
      <w:szCs w:val="18"/>
    </w:rPr>
  </w:style>
  <w:style w:type="paragraph" w:customStyle="1" w:styleId="msonormal0">
    <w:name w:val="msonormal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32">
    <w:name w:val="网格型3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无列表3"/>
    <w:next w:val="a2"/>
    <w:uiPriority w:val="99"/>
    <w:semiHidden/>
    <w:unhideWhenUsed/>
    <w:rsid w:val="007D69BC"/>
  </w:style>
  <w:style w:type="table" w:customStyle="1" w:styleId="42">
    <w:name w:val="网格型4"/>
    <w:basedOn w:val="a1"/>
    <w:next w:val="af4"/>
    <w:uiPriority w:val="59"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Body Text"/>
    <w:basedOn w:val="a"/>
    <w:link w:val="aff2"/>
    <w:uiPriority w:val="99"/>
    <w:unhideWhenUsed/>
    <w:qFormat/>
    <w:rsid w:val="007D69BC"/>
    <w:pPr>
      <w:widowControl/>
      <w:adjustRightInd w:val="0"/>
      <w:snapToGrid w:val="0"/>
      <w:spacing w:after="12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aff2">
    <w:name w:val="正文文本 字符"/>
    <w:basedOn w:val="a0"/>
    <w:link w:val="aff1"/>
    <w:uiPriority w:val="99"/>
    <w:qFormat/>
    <w:rsid w:val="007D69BC"/>
    <w:rPr>
      <w:rFonts w:ascii="Tahoma" w:eastAsia="微软雅黑" w:hAnsi="Tahoma" w:cs="Times New Roman"/>
      <w:kern w:val="0"/>
      <w:sz w:val="22"/>
    </w:rPr>
  </w:style>
  <w:style w:type="character" w:customStyle="1" w:styleId="Char2">
    <w:name w:val="正文文本 Char"/>
    <w:basedOn w:val="a0"/>
    <w:uiPriority w:val="99"/>
    <w:qFormat/>
    <w:rsid w:val="007D69BC"/>
  </w:style>
  <w:style w:type="numbering" w:customStyle="1" w:styleId="43">
    <w:name w:val="无列表4"/>
    <w:next w:val="a2"/>
    <w:semiHidden/>
    <w:rsid w:val="007D69BC"/>
  </w:style>
  <w:style w:type="character" w:customStyle="1" w:styleId="41">
    <w:name w:val="标题 4 字符1"/>
    <w:link w:val="4"/>
    <w:locked/>
    <w:rsid w:val="007D69BC"/>
    <w:rPr>
      <w:rFonts w:hAnsi="Times New Roman" w:cs="宋体"/>
      <w:kern w:val="0"/>
      <w:sz w:val="28"/>
      <w:szCs w:val="28"/>
    </w:rPr>
  </w:style>
  <w:style w:type="character" w:customStyle="1" w:styleId="51">
    <w:name w:val="标题 5 字符1"/>
    <w:link w:val="5"/>
    <w:locked/>
    <w:rsid w:val="007D69BC"/>
    <w:rPr>
      <w:rFonts w:ascii="仿宋" w:eastAsia="仿宋" w:hAnsi="Times New Roman" w:cs="仿宋"/>
      <w:b/>
      <w:bCs/>
      <w:kern w:val="0"/>
      <w:szCs w:val="24"/>
    </w:rPr>
  </w:style>
  <w:style w:type="paragraph" w:customStyle="1" w:styleId="111">
    <w:name w:val="标题 11"/>
    <w:basedOn w:val="a"/>
    <w:rsid w:val="007D69BC"/>
    <w:pPr>
      <w:autoSpaceDE w:val="0"/>
      <w:autoSpaceDN w:val="0"/>
      <w:adjustRightInd w:val="0"/>
      <w:spacing w:before="106"/>
      <w:ind w:left="137"/>
      <w:jc w:val="left"/>
      <w:outlineLvl w:val="0"/>
    </w:pPr>
    <w:rPr>
      <w:rFonts w:ascii="黑体" w:eastAsia="黑体" w:cs="黑体"/>
      <w:b/>
      <w:bCs/>
      <w:kern w:val="0"/>
      <w:sz w:val="44"/>
      <w:szCs w:val="44"/>
    </w:rPr>
  </w:style>
  <w:style w:type="paragraph" w:customStyle="1" w:styleId="210">
    <w:name w:val="标题 21"/>
    <w:basedOn w:val="a"/>
    <w:rsid w:val="007D69BC"/>
    <w:pPr>
      <w:autoSpaceDE w:val="0"/>
      <w:autoSpaceDN w:val="0"/>
      <w:adjustRightInd w:val="0"/>
      <w:ind w:left="137"/>
      <w:jc w:val="left"/>
      <w:outlineLvl w:val="1"/>
    </w:pPr>
    <w:rPr>
      <w:rFonts w:ascii="黑体" w:eastAsia="黑体" w:cs="黑体"/>
      <w:b/>
      <w:bCs/>
      <w:kern w:val="0"/>
      <w:sz w:val="32"/>
      <w:szCs w:val="32"/>
    </w:rPr>
  </w:style>
  <w:style w:type="paragraph" w:customStyle="1" w:styleId="310">
    <w:name w:val="标题 31"/>
    <w:basedOn w:val="a"/>
    <w:rsid w:val="007D69BC"/>
    <w:pPr>
      <w:autoSpaceDE w:val="0"/>
      <w:autoSpaceDN w:val="0"/>
      <w:adjustRightInd w:val="0"/>
      <w:spacing w:before="7"/>
      <w:ind w:left="140"/>
      <w:jc w:val="left"/>
      <w:outlineLvl w:val="2"/>
    </w:pPr>
    <w:rPr>
      <w:rFonts w:ascii="黑体" w:eastAsia="黑体" w:cs="黑体"/>
      <w:b/>
      <w:bCs/>
      <w:kern w:val="0"/>
      <w:sz w:val="30"/>
      <w:szCs w:val="30"/>
    </w:rPr>
  </w:style>
  <w:style w:type="paragraph" w:customStyle="1" w:styleId="410">
    <w:name w:val="标题 41"/>
    <w:basedOn w:val="a"/>
    <w:rsid w:val="007D69BC"/>
    <w:pPr>
      <w:autoSpaceDE w:val="0"/>
      <w:autoSpaceDN w:val="0"/>
      <w:adjustRightInd w:val="0"/>
      <w:spacing w:before="13"/>
      <w:ind w:left="1361"/>
      <w:jc w:val="left"/>
      <w:outlineLvl w:val="3"/>
    </w:pPr>
    <w:rPr>
      <w:rFonts w:ascii="宋体" w:cs="宋体"/>
      <w:kern w:val="0"/>
      <w:sz w:val="28"/>
      <w:szCs w:val="28"/>
    </w:rPr>
  </w:style>
  <w:style w:type="paragraph" w:customStyle="1" w:styleId="510">
    <w:name w:val="标题 51"/>
    <w:basedOn w:val="a"/>
    <w:rsid w:val="007D69BC"/>
    <w:pPr>
      <w:autoSpaceDE w:val="0"/>
      <w:autoSpaceDN w:val="0"/>
      <w:adjustRightInd w:val="0"/>
      <w:spacing w:before="26"/>
      <w:ind w:left="620"/>
      <w:jc w:val="left"/>
      <w:outlineLvl w:val="4"/>
    </w:pPr>
    <w:rPr>
      <w:rFonts w:ascii="仿宋" w:eastAsia="仿宋" w:cs="仿宋"/>
      <w:b/>
      <w:bCs/>
      <w:kern w:val="0"/>
      <w:sz w:val="24"/>
    </w:rPr>
  </w:style>
  <w:style w:type="paragraph" w:customStyle="1" w:styleId="24">
    <w:name w:val="列出段落2"/>
    <w:basedOn w:val="a"/>
    <w:link w:val="ListParagraphChar"/>
    <w:uiPriority w:val="34"/>
    <w:qFormat/>
    <w:rsid w:val="007D69BC"/>
    <w:pPr>
      <w:autoSpaceDE w:val="0"/>
      <w:autoSpaceDN w:val="0"/>
      <w:adjustRightInd w:val="0"/>
      <w:jc w:val="left"/>
    </w:pPr>
    <w:rPr>
      <w:rFonts w:ascii="Calibri" w:hAnsi="Calibri"/>
      <w:kern w:val="0"/>
      <w:sz w:val="24"/>
    </w:rPr>
  </w:style>
  <w:style w:type="character" w:customStyle="1" w:styleId="ListParagraphChar">
    <w:name w:val="List Paragraph Char"/>
    <w:link w:val="24"/>
    <w:uiPriority w:val="34"/>
    <w:locked/>
    <w:rsid w:val="007D69BC"/>
    <w:rPr>
      <w:rFonts w:ascii="Calibri" w:hAnsi="Calibri" w:cs="Times New Roman"/>
      <w:kern w:val="0"/>
      <w:szCs w:val="24"/>
    </w:rPr>
  </w:style>
  <w:style w:type="paragraph" w:customStyle="1" w:styleId="TableParagraph">
    <w:name w:val="Table Paragraph"/>
    <w:basedOn w:val="a"/>
    <w:uiPriority w:val="1"/>
    <w:qFormat/>
    <w:rsid w:val="007D69BC"/>
    <w:pPr>
      <w:autoSpaceDE w:val="0"/>
      <w:autoSpaceDN w:val="0"/>
      <w:adjustRightInd w:val="0"/>
      <w:jc w:val="left"/>
    </w:pPr>
    <w:rPr>
      <w:kern w:val="0"/>
      <w:sz w:val="24"/>
    </w:rPr>
  </w:style>
  <w:style w:type="paragraph" w:styleId="25">
    <w:name w:val="Body Text Indent 2"/>
    <w:basedOn w:val="a"/>
    <w:link w:val="26"/>
    <w:rsid w:val="007D69BC"/>
    <w:pPr>
      <w:ind w:leftChars="257" w:left="540" w:firstLineChars="199" w:firstLine="557"/>
    </w:pPr>
    <w:rPr>
      <w:sz w:val="28"/>
    </w:rPr>
  </w:style>
  <w:style w:type="character" w:customStyle="1" w:styleId="26">
    <w:name w:val="正文文本缩进 2 字符"/>
    <w:basedOn w:val="a0"/>
    <w:link w:val="25"/>
    <w:rsid w:val="007D69BC"/>
    <w:rPr>
      <w:rFonts w:ascii="Times New Roman" w:hAnsi="Times New Roman" w:cs="Times New Roman"/>
      <w:sz w:val="28"/>
      <w:szCs w:val="24"/>
    </w:rPr>
  </w:style>
  <w:style w:type="paragraph" w:customStyle="1" w:styleId="211">
    <w:name w:val="目录 21"/>
    <w:basedOn w:val="a"/>
    <w:next w:val="a"/>
    <w:uiPriority w:val="39"/>
    <w:rsid w:val="007D69BC"/>
    <w:pPr>
      <w:widowControl/>
      <w:adjustRightInd w:val="0"/>
      <w:snapToGrid w:val="0"/>
      <w:spacing w:line="400" w:lineRule="atLeast"/>
      <w:ind w:left="221"/>
      <w:jc w:val="left"/>
    </w:pPr>
    <w:rPr>
      <w:rFonts w:cs="Calibri"/>
      <w:smallCaps/>
      <w:kern w:val="0"/>
      <w:sz w:val="24"/>
      <w:szCs w:val="20"/>
    </w:rPr>
  </w:style>
  <w:style w:type="paragraph" w:customStyle="1" w:styleId="212">
    <w:name w:val="列出段落21"/>
    <w:basedOn w:val="a"/>
    <w:rsid w:val="007D69BC"/>
    <w:pPr>
      <w:ind w:firstLineChars="200" w:firstLine="420"/>
    </w:pPr>
    <w:rPr>
      <w:rFonts w:ascii="Calibri" w:hAnsi="Calibri"/>
      <w:szCs w:val="22"/>
    </w:rPr>
  </w:style>
  <w:style w:type="table" w:customStyle="1" w:styleId="52">
    <w:name w:val="网格型5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51">
    <w:name w:val="Heading 51"/>
    <w:basedOn w:val="a"/>
    <w:rsid w:val="007D69BC"/>
    <w:pPr>
      <w:autoSpaceDE w:val="0"/>
      <w:autoSpaceDN w:val="0"/>
      <w:adjustRightInd w:val="0"/>
      <w:spacing w:line="360" w:lineRule="auto"/>
      <w:ind w:firstLineChars="200" w:firstLine="200"/>
      <w:outlineLvl w:val="4"/>
    </w:pPr>
    <w:rPr>
      <w:rFonts w:ascii="仿宋" w:eastAsia="仿宋" w:cs="仿宋"/>
      <w:b/>
      <w:bCs/>
      <w:kern w:val="0"/>
      <w:sz w:val="24"/>
    </w:rPr>
  </w:style>
  <w:style w:type="paragraph" w:customStyle="1" w:styleId="default0">
    <w:name w:val="default"/>
    <w:basedOn w:val="a"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numbering" w:customStyle="1" w:styleId="53">
    <w:name w:val="无列表5"/>
    <w:next w:val="a2"/>
    <w:uiPriority w:val="99"/>
    <w:semiHidden/>
    <w:unhideWhenUsed/>
    <w:rsid w:val="007D69BC"/>
  </w:style>
  <w:style w:type="numbering" w:customStyle="1" w:styleId="6">
    <w:name w:val="无列表6"/>
    <w:next w:val="a2"/>
    <w:uiPriority w:val="99"/>
    <w:semiHidden/>
    <w:unhideWhenUsed/>
    <w:rsid w:val="007D69BC"/>
  </w:style>
  <w:style w:type="numbering" w:customStyle="1" w:styleId="7">
    <w:name w:val="无列表7"/>
    <w:next w:val="a2"/>
    <w:uiPriority w:val="99"/>
    <w:semiHidden/>
    <w:unhideWhenUsed/>
    <w:rsid w:val="007D69BC"/>
  </w:style>
  <w:style w:type="numbering" w:customStyle="1" w:styleId="8">
    <w:name w:val="无列表8"/>
    <w:next w:val="a2"/>
    <w:uiPriority w:val="99"/>
    <w:semiHidden/>
    <w:unhideWhenUsed/>
    <w:rsid w:val="007D69BC"/>
  </w:style>
  <w:style w:type="numbering" w:customStyle="1" w:styleId="9">
    <w:name w:val="无列表9"/>
    <w:next w:val="a2"/>
    <w:uiPriority w:val="99"/>
    <w:semiHidden/>
    <w:unhideWhenUsed/>
    <w:rsid w:val="007D69BC"/>
  </w:style>
  <w:style w:type="table" w:customStyle="1" w:styleId="60">
    <w:name w:val="网格型6"/>
    <w:basedOn w:val="a1"/>
    <w:next w:val="af4"/>
    <w:uiPriority w:val="39"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0">
    <w:name w:val="无列表10"/>
    <w:next w:val="a2"/>
    <w:uiPriority w:val="99"/>
    <w:semiHidden/>
    <w:unhideWhenUsed/>
    <w:rsid w:val="007D69BC"/>
  </w:style>
  <w:style w:type="numbering" w:customStyle="1" w:styleId="1110">
    <w:name w:val="无列表111"/>
    <w:next w:val="a2"/>
    <w:uiPriority w:val="99"/>
    <w:semiHidden/>
    <w:unhideWhenUsed/>
    <w:rsid w:val="007D69BC"/>
  </w:style>
  <w:style w:type="character" w:customStyle="1" w:styleId="Title1">
    <w:name w:val="Title1"/>
    <w:basedOn w:val="a0"/>
    <w:rsid w:val="007D69BC"/>
  </w:style>
  <w:style w:type="paragraph" w:customStyle="1" w:styleId="reader-word-layer">
    <w:name w:val="reader-word-layer"/>
    <w:basedOn w:val="a"/>
    <w:qFormat/>
    <w:rsid w:val="007D69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f3">
    <w:name w:val="Normal Indent"/>
    <w:basedOn w:val="a"/>
    <w:link w:val="aff4"/>
    <w:uiPriority w:val="99"/>
    <w:qFormat/>
    <w:rsid w:val="007D69BC"/>
    <w:pPr>
      <w:ind w:firstLineChars="200" w:firstLine="420"/>
    </w:pPr>
    <w:rPr>
      <w:szCs w:val="20"/>
    </w:rPr>
  </w:style>
  <w:style w:type="character" w:customStyle="1" w:styleId="aff4">
    <w:name w:val="正文缩进 字符"/>
    <w:link w:val="aff3"/>
    <w:uiPriority w:val="99"/>
    <w:rsid w:val="007D69BC"/>
    <w:rPr>
      <w:rFonts w:ascii="Times New Roman" w:hAnsi="Times New Roman" w:cs="Times New Roman"/>
      <w:sz w:val="21"/>
      <w:szCs w:val="20"/>
    </w:rPr>
  </w:style>
  <w:style w:type="paragraph" w:customStyle="1" w:styleId="18">
    <w:name w:val="正文首行缩进1"/>
    <w:basedOn w:val="aff1"/>
    <w:link w:val="Char3"/>
    <w:rsid w:val="007D69BC"/>
    <w:pPr>
      <w:widowControl w:val="0"/>
      <w:adjustRightInd/>
      <w:snapToGrid/>
      <w:ind w:firstLineChars="100" w:firstLine="42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Char3">
    <w:name w:val="正文首行缩进 Char"/>
    <w:link w:val="18"/>
    <w:rsid w:val="007D69BC"/>
    <w:rPr>
      <w:rFonts w:ascii="Times New Roman" w:hAnsi="Times New Roman" w:cs="Times New Roman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7D69BC"/>
    <w:pPr>
      <w:widowControl/>
      <w:spacing w:beforeLines="100" w:before="480" w:afterLines="10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2">
    <w:name w:val="目录 11"/>
    <w:basedOn w:val="a"/>
    <w:next w:val="a"/>
    <w:autoRedefine/>
    <w:uiPriority w:val="39"/>
    <w:unhideWhenUsed/>
    <w:rsid w:val="007D69BC"/>
    <w:pPr>
      <w:widowControl/>
      <w:adjustRightInd w:val="0"/>
      <w:snapToGrid w:val="0"/>
      <w:spacing w:before="120" w:after="120" w:line="400" w:lineRule="exact"/>
      <w:jc w:val="left"/>
    </w:pPr>
    <w:rPr>
      <w:rFonts w:cs="Calibri"/>
      <w:b/>
      <w:bCs/>
      <w:caps/>
      <w:kern w:val="0"/>
      <w:sz w:val="28"/>
      <w:szCs w:val="20"/>
    </w:rPr>
  </w:style>
  <w:style w:type="paragraph" w:customStyle="1" w:styleId="19">
    <w:name w:val="样式1"/>
    <w:basedOn w:val="a"/>
    <w:uiPriority w:val="99"/>
    <w:rsid w:val="007D69BC"/>
    <w:pPr>
      <w:jc w:val="center"/>
      <w:outlineLvl w:val="0"/>
    </w:pPr>
    <w:rPr>
      <w:rFonts w:ascii="Arial Black" w:hAnsi="Arial Black"/>
      <w:b/>
      <w:bCs/>
      <w:sz w:val="32"/>
      <w:szCs w:val="30"/>
    </w:rPr>
  </w:style>
  <w:style w:type="paragraph" w:customStyle="1" w:styleId="3">
    <w:name w:val="教学大纲标题3"/>
    <w:basedOn w:val="a"/>
    <w:qFormat/>
    <w:rsid w:val="007D69BC"/>
    <w:pPr>
      <w:numPr>
        <w:ilvl w:val="2"/>
        <w:numId w:val="14"/>
      </w:numPr>
      <w:outlineLvl w:val="2"/>
    </w:pPr>
    <w:rPr>
      <w:b/>
      <w:bCs/>
    </w:rPr>
  </w:style>
  <w:style w:type="character" w:customStyle="1" w:styleId="lijuyuanxing">
    <w:name w:val="lijuyuanxing"/>
    <w:rsid w:val="007D69BC"/>
  </w:style>
  <w:style w:type="character" w:customStyle="1" w:styleId="Title2">
    <w:name w:val="Title2"/>
    <w:basedOn w:val="a0"/>
    <w:uiPriority w:val="99"/>
    <w:rsid w:val="007D69BC"/>
  </w:style>
  <w:style w:type="paragraph" w:customStyle="1" w:styleId="ListParagraph1">
    <w:name w:val="List Paragraph1"/>
    <w:basedOn w:val="a"/>
    <w:uiPriority w:val="99"/>
    <w:qFormat/>
    <w:rsid w:val="007D69BC"/>
    <w:pPr>
      <w:ind w:firstLineChars="200" w:firstLine="420"/>
    </w:pPr>
    <w:rPr>
      <w:szCs w:val="21"/>
    </w:rPr>
  </w:style>
  <w:style w:type="paragraph" w:customStyle="1" w:styleId="TOCHeading1">
    <w:name w:val="TOC Heading1"/>
    <w:basedOn w:val="1"/>
    <w:next w:val="a"/>
    <w:uiPriority w:val="99"/>
    <w:qFormat/>
    <w:rsid w:val="007D69BC"/>
    <w:pPr>
      <w:widowControl/>
      <w:spacing w:beforeLines="100" w:before="480" w:afterLines="100" w:after="0" w:line="276" w:lineRule="auto"/>
      <w:jc w:val="left"/>
      <w:outlineLvl w:val="9"/>
    </w:pPr>
    <w:rPr>
      <w:rFonts w:ascii="Cambria" w:eastAsia="黑体" w:hAnsi="Cambria" w:cs="Cambria"/>
      <w:color w:val="365F91"/>
      <w:kern w:val="0"/>
      <w:sz w:val="28"/>
      <w:szCs w:val="28"/>
    </w:rPr>
  </w:style>
  <w:style w:type="character" w:customStyle="1" w:styleId="1a">
    <w:name w:val="标题1"/>
    <w:basedOn w:val="a0"/>
    <w:rsid w:val="007D69BC"/>
  </w:style>
  <w:style w:type="paragraph" w:customStyle="1" w:styleId="311">
    <w:name w:val="目录 31"/>
    <w:basedOn w:val="a"/>
    <w:next w:val="a"/>
    <w:autoRedefine/>
    <w:uiPriority w:val="39"/>
    <w:unhideWhenUsed/>
    <w:rsid w:val="007D69BC"/>
    <w:pPr>
      <w:widowControl/>
      <w:tabs>
        <w:tab w:val="right" w:leader="dot" w:pos="9060"/>
      </w:tabs>
      <w:adjustRightInd w:val="0"/>
      <w:snapToGrid w:val="0"/>
      <w:spacing w:line="400" w:lineRule="exact"/>
      <w:ind w:left="442"/>
      <w:jc w:val="left"/>
    </w:pPr>
    <w:rPr>
      <w:rFonts w:cs="Calibri"/>
      <w:iCs/>
      <w:noProof/>
      <w:kern w:val="0"/>
      <w:szCs w:val="21"/>
    </w:rPr>
  </w:style>
  <w:style w:type="paragraph" w:customStyle="1" w:styleId="411">
    <w:name w:val="目录 4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66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customStyle="1" w:styleId="511">
    <w:name w:val="目录 5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88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customStyle="1" w:styleId="61">
    <w:name w:val="目录 6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110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customStyle="1" w:styleId="71">
    <w:name w:val="目录 7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132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customStyle="1" w:styleId="81">
    <w:name w:val="目录 8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154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customStyle="1" w:styleId="91">
    <w:name w:val="目录 91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1760"/>
      <w:jc w:val="left"/>
    </w:pPr>
    <w:rPr>
      <w:rFonts w:ascii="Calibri" w:eastAsia="微软雅黑" w:hAnsi="Calibri" w:cs="Calibri"/>
      <w:kern w:val="0"/>
      <w:sz w:val="18"/>
      <w:szCs w:val="18"/>
    </w:rPr>
  </w:style>
  <w:style w:type="character" w:customStyle="1" w:styleId="1b">
    <w:name w:val="@他1"/>
    <w:uiPriority w:val="99"/>
    <w:semiHidden/>
    <w:unhideWhenUsed/>
    <w:rsid w:val="007D69BC"/>
    <w:rPr>
      <w:color w:val="2B579A"/>
      <w:shd w:val="clear" w:color="auto" w:fill="E6E6E6"/>
    </w:rPr>
  </w:style>
  <w:style w:type="numbering" w:customStyle="1" w:styleId="120">
    <w:name w:val="无列表12"/>
    <w:next w:val="a2"/>
    <w:semiHidden/>
    <w:rsid w:val="007D69BC"/>
  </w:style>
  <w:style w:type="paragraph" w:customStyle="1" w:styleId="121">
    <w:name w:val="标题 12"/>
    <w:basedOn w:val="a"/>
    <w:rsid w:val="007D69BC"/>
    <w:pPr>
      <w:autoSpaceDE w:val="0"/>
      <w:autoSpaceDN w:val="0"/>
      <w:adjustRightInd w:val="0"/>
      <w:spacing w:before="106"/>
      <w:ind w:left="137"/>
      <w:jc w:val="left"/>
      <w:outlineLvl w:val="0"/>
    </w:pPr>
    <w:rPr>
      <w:rFonts w:ascii="黑体" w:eastAsia="黑体" w:cs="黑体"/>
      <w:b/>
      <w:bCs/>
      <w:kern w:val="0"/>
      <w:sz w:val="44"/>
      <w:szCs w:val="44"/>
    </w:rPr>
  </w:style>
  <w:style w:type="paragraph" w:customStyle="1" w:styleId="220">
    <w:name w:val="标题 22"/>
    <w:basedOn w:val="a"/>
    <w:rsid w:val="007D69BC"/>
    <w:pPr>
      <w:autoSpaceDE w:val="0"/>
      <w:autoSpaceDN w:val="0"/>
      <w:adjustRightInd w:val="0"/>
      <w:ind w:left="137"/>
      <w:jc w:val="left"/>
      <w:outlineLvl w:val="1"/>
    </w:pPr>
    <w:rPr>
      <w:rFonts w:ascii="黑体" w:eastAsia="黑体" w:cs="黑体"/>
      <w:b/>
      <w:bCs/>
      <w:kern w:val="0"/>
      <w:sz w:val="32"/>
      <w:szCs w:val="32"/>
    </w:rPr>
  </w:style>
  <w:style w:type="paragraph" w:customStyle="1" w:styleId="320">
    <w:name w:val="标题 32"/>
    <w:basedOn w:val="a"/>
    <w:rsid w:val="007D69BC"/>
    <w:pPr>
      <w:autoSpaceDE w:val="0"/>
      <w:autoSpaceDN w:val="0"/>
      <w:adjustRightInd w:val="0"/>
      <w:spacing w:before="7"/>
      <w:ind w:left="140"/>
      <w:jc w:val="left"/>
      <w:outlineLvl w:val="2"/>
    </w:pPr>
    <w:rPr>
      <w:rFonts w:ascii="黑体" w:eastAsia="黑体" w:cs="黑体"/>
      <w:b/>
      <w:bCs/>
      <w:kern w:val="0"/>
      <w:sz w:val="30"/>
      <w:szCs w:val="30"/>
    </w:rPr>
  </w:style>
  <w:style w:type="paragraph" w:customStyle="1" w:styleId="420">
    <w:name w:val="标题 42"/>
    <w:basedOn w:val="a"/>
    <w:rsid w:val="007D69BC"/>
    <w:pPr>
      <w:autoSpaceDE w:val="0"/>
      <w:autoSpaceDN w:val="0"/>
      <w:adjustRightInd w:val="0"/>
      <w:spacing w:before="13"/>
      <w:ind w:left="1361"/>
      <w:jc w:val="left"/>
      <w:outlineLvl w:val="3"/>
    </w:pPr>
    <w:rPr>
      <w:rFonts w:ascii="宋体" w:cs="宋体"/>
      <w:kern w:val="0"/>
      <w:sz w:val="28"/>
      <w:szCs w:val="28"/>
    </w:rPr>
  </w:style>
  <w:style w:type="paragraph" w:customStyle="1" w:styleId="520">
    <w:name w:val="标题 52"/>
    <w:basedOn w:val="a"/>
    <w:rsid w:val="007D69BC"/>
    <w:pPr>
      <w:autoSpaceDE w:val="0"/>
      <w:autoSpaceDN w:val="0"/>
      <w:adjustRightInd w:val="0"/>
      <w:spacing w:before="26"/>
      <w:ind w:left="620"/>
      <w:jc w:val="left"/>
      <w:outlineLvl w:val="4"/>
    </w:pPr>
    <w:rPr>
      <w:rFonts w:ascii="仿宋" w:eastAsia="仿宋" w:cs="仿宋"/>
      <w:b/>
      <w:bCs/>
      <w:kern w:val="0"/>
      <w:sz w:val="24"/>
    </w:rPr>
  </w:style>
  <w:style w:type="paragraph" w:customStyle="1" w:styleId="34">
    <w:name w:val="列出段落3"/>
    <w:basedOn w:val="a"/>
    <w:qFormat/>
    <w:rsid w:val="007D69BC"/>
    <w:pPr>
      <w:autoSpaceDE w:val="0"/>
      <w:autoSpaceDN w:val="0"/>
      <w:adjustRightInd w:val="0"/>
      <w:jc w:val="left"/>
    </w:pPr>
    <w:rPr>
      <w:rFonts w:ascii="Calibri" w:hAnsi="Calibri"/>
      <w:kern w:val="0"/>
      <w:sz w:val="24"/>
    </w:rPr>
  </w:style>
  <w:style w:type="table" w:customStyle="1" w:styleId="70">
    <w:name w:val="网格型7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无列表13"/>
    <w:next w:val="a2"/>
    <w:semiHidden/>
    <w:rsid w:val="007D69BC"/>
  </w:style>
  <w:style w:type="table" w:customStyle="1" w:styleId="80">
    <w:name w:val="网格型8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无列表14"/>
    <w:next w:val="a2"/>
    <w:uiPriority w:val="99"/>
    <w:semiHidden/>
    <w:unhideWhenUsed/>
    <w:rsid w:val="007D69BC"/>
  </w:style>
  <w:style w:type="paragraph" w:customStyle="1" w:styleId="35">
    <w:name w:val="3"/>
    <w:uiPriority w:val="99"/>
    <w:unhideWhenUsed/>
    <w:rsid w:val="007D69BC"/>
    <w:pPr>
      <w:spacing w:after="200" w:line="220" w:lineRule="atLeast"/>
    </w:pPr>
    <w:rPr>
      <w:rFonts w:ascii="Calibri" w:eastAsia="微软雅黑" w:hAnsi="Calibri" w:cs="Times New Roman"/>
      <w:kern w:val="0"/>
      <w:sz w:val="22"/>
    </w:rPr>
  </w:style>
  <w:style w:type="table" w:customStyle="1" w:styleId="90">
    <w:name w:val="网格型9"/>
    <w:basedOn w:val="a1"/>
    <w:next w:val="af4"/>
    <w:uiPriority w:val="59"/>
    <w:qFormat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网格型1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网格型12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网格型14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Subtitle"/>
    <w:basedOn w:val="a"/>
    <w:next w:val="a"/>
    <w:link w:val="1c"/>
    <w:uiPriority w:val="11"/>
    <w:qFormat/>
    <w:rsid w:val="007D69BC"/>
    <w:pPr>
      <w:spacing w:before="120" w:after="120" w:line="360" w:lineRule="auto"/>
      <w:jc w:val="left"/>
      <w:outlineLvl w:val="1"/>
    </w:pPr>
    <w:rPr>
      <w:rFonts w:ascii="Calibri" w:eastAsia="黑体" w:hAnsi="Calibri"/>
      <w:bCs/>
      <w:kern w:val="28"/>
      <w:sz w:val="28"/>
      <w:szCs w:val="32"/>
    </w:rPr>
  </w:style>
  <w:style w:type="character" w:customStyle="1" w:styleId="aff6">
    <w:name w:val="副标题 字符"/>
    <w:basedOn w:val="a0"/>
    <w:uiPriority w:val="11"/>
    <w:qFormat/>
    <w:rsid w:val="007D69BC"/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1c">
    <w:name w:val="副标题 字符1"/>
    <w:basedOn w:val="a0"/>
    <w:link w:val="aff5"/>
    <w:uiPriority w:val="11"/>
    <w:qFormat/>
    <w:rsid w:val="007D69BC"/>
    <w:rPr>
      <w:rFonts w:ascii="Calibri" w:eastAsia="黑体" w:hAnsi="Calibri" w:cs="Times New Roman"/>
      <w:bCs/>
      <w:kern w:val="28"/>
      <w:sz w:val="28"/>
      <w:szCs w:val="32"/>
    </w:rPr>
  </w:style>
  <w:style w:type="character" w:customStyle="1" w:styleId="Char13">
    <w:name w:val="批注文字 Char1"/>
    <w:qFormat/>
    <w:rsid w:val="007D69BC"/>
    <w:rPr>
      <w:kern w:val="2"/>
      <w:sz w:val="21"/>
      <w:szCs w:val="24"/>
    </w:rPr>
  </w:style>
  <w:style w:type="character" w:customStyle="1" w:styleId="Char14">
    <w:name w:val="批注主题 Char1"/>
    <w:qFormat/>
    <w:rsid w:val="007D69BC"/>
    <w:rPr>
      <w:b/>
      <w:bCs/>
      <w:kern w:val="2"/>
      <w:sz w:val="21"/>
      <w:szCs w:val="24"/>
    </w:rPr>
  </w:style>
  <w:style w:type="character" w:customStyle="1" w:styleId="Char15">
    <w:name w:val="标题 Char1"/>
    <w:uiPriority w:val="10"/>
    <w:qFormat/>
    <w:rsid w:val="007D69BC"/>
    <w:rPr>
      <w:rFonts w:ascii="等线 Light" w:eastAsia="等线 Light" w:hAnsi="等线 Light" w:cs="宋体"/>
      <w:b/>
      <w:bCs/>
      <w:kern w:val="2"/>
      <w:sz w:val="32"/>
      <w:szCs w:val="32"/>
    </w:rPr>
  </w:style>
  <w:style w:type="character" w:styleId="aff7">
    <w:name w:val="Subtle Emphasis"/>
    <w:uiPriority w:val="19"/>
    <w:qFormat/>
    <w:rsid w:val="007D69BC"/>
    <w:rPr>
      <w:i/>
      <w:iCs/>
      <w:color w:val="404040"/>
    </w:rPr>
  </w:style>
  <w:style w:type="character" w:styleId="aff8">
    <w:name w:val="Emphasis"/>
    <w:uiPriority w:val="20"/>
    <w:qFormat/>
    <w:rsid w:val="007D69BC"/>
    <w:rPr>
      <w:i/>
      <w:iCs/>
    </w:rPr>
  </w:style>
  <w:style w:type="paragraph" w:styleId="aff9">
    <w:name w:val="Quote"/>
    <w:basedOn w:val="a"/>
    <w:next w:val="a"/>
    <w:link w:val="affa"/>
    <w:uiPriority w:val="29"/>
    <w:qFormat/>
    <w:rsid w:val="007D69B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ffa">
    <w:name w:val="引用 字符"/>
    <w:basedOn w:val="a0"/>
    <w:link w:val="aff9"/>
    <w:uiPriority w:val="29"/>
    <w:rsid w:val="007D69BC"/>
    <w:rPr>
      <w:rFonts w:ascii="Times New Roman" w:hAnsi="Times New Roman" w:cs="Times New Roman"/>
      <w:i/>
      <w:iCs/>
      <w:color w:val="404040"/>
      <w:sz w:val="21"/>
      <w:szCs w:val="24"/>
    </w:rPr>
  </w:style>
  <w:style w:type="character" w:customStyle="1" w:styleId="1Char2">
    <w:name w:val="标题 1 Char2"/>
    <w:uiPriority w:val="99"/>
    <w:qFormat/>
    <w:rsid w:val="007D69BC"/>
    <w:rPr>
      <w:rFonts w:ascii="Times New Roman" w:eastAsia="黑体" w:hAnsi="Times New Roman" w:cs="Times New Roman"/>
      <w:bCs/>
      <w:kern w:val="44"/>
      <w:sz w:val="32"/>
      <w:szCs w:val="44"/>
    </w:rPr>
  </w:style>
  <w:style w:type="character" w:customStyle="1" w:styleId="Char20">
    <w:name w:val="页脚 Char2"/>
    <w:uiPriority w:val="99"/>
    <w:qFormat/>
    <w:rsid w:val="007D69BC"/>
    <w:rPr>
      <w:rFonts w:ascii="Times New Roman" w:eastAsia="宋体" w:hAnsi="Times New Roman" w:cs="Times New Roman"/>
      <w:sz w:val="18"/>
      <w:szCs w:val="18"/>
    </w:rPr>
  </w:style>
  <w:style w:type="character" w:customStyle="1" w:styleId="Char21">
    <w:name w:val="页眉 Char2"/>
    <w:uiPriority w:val="99"/>
    <w:qFormat/>
    <w:rsid w:val="007D69BC"/>
    <w:rPr>
      <w:rFonts w:ascii="Times New Roman" w:eastAsia="宋体" w:hAnsi="Times New Roman" w:cs="Times New Roman"/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rsid w:val="007D69BC"/>
    <w:pPr>
      <w:widowControl/>
      <w:spacing w:beforeLines="100" w:before="480" w:afterLines="10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</w:rPr>
  </w:style>
  <w:style w:type="paragraph" w:customStyle="1" w:styleId="Style35">
    <w:name w:val="_Style 35"/>
    <w:basedOn w:val="a"/>
    <w:next w:val="12"/>
    <w:uiPriority w:val="34"/>
    <w:qFormat/>
    <w:rsid w:val="007D69BC"/>
    <w:pPr>
      <w:spacing w:line="360" w:lineRule="auto"/>
      <w:ind w:firstLineChars="200" w:firstLine="420"/>
    </w:pPr>
  </w:style>
  <w:style w:type="paragraph" w:customStyle="1" w:styleId="Style42">
    <w:name w:val="_Style 42"/>
    <w:basedOn w:val="a"/>
    <w:next w:val="12"/>
    <w:uiPriority w:val="34"/>
    <w:qFormat/>
    <w:rsid w:val="007D69BC"/>
    <w:pPr>
      <w:spacing w:line="360" w:lineRule="auto"/>
      <w:ind w:firstLineChars="200" w:firstLine="420"/>
    </w:pPr>
  </w:style>
  <w:style w:type="paragraph" w:customStyle="1" w:styleId="Style52">
    <w:name w:val="_Style 52"/>
    <w:basedOn w:val="a"/>
    <w:next w:val="12"/>
    <w:uiPriority w:val="34"/>
    <w:qFormat/>
    <w:rsid w:val="007D69BC"/>
    <w:pPr>
      <w:spacing w:line="360" w:lineRule="auto"/>
      <w:ind w:firstLineChars="200" w:firstLine="420"/>
    </w:pPr>
  </w:style>
  <w:style w:type="character" w:customStyle="1" w:styleId="timu1">
    <w:name w:val="timu1"/>
    <w:qFormat/>
    <w:rsid w:val="007D69BC"/>
    <w:rPr>
      <w:color w:val="121212"/>
      <w:sz w:val="22"/>
      <w:szCs w:val="22"/>
    </w:rPr>
  </w:style>
  <w:style w:type="character" w:customStyle="1" w:styleId="1d">
    <w:name w:val="未处理的提及1"/>
    <w:uiPriority w:val="99"/>
    <w:semiHidden/>
    <w:unhideWhenUsed/>
    <w:qFormat/>
    <w:rsid w:val="007D69BC"/>
    <w:rPr>
      <w:color w:val="605E5C"/>
      <w:shd w:val="clear" w:color="auto" w:fill="E1DFDD"/>
    </w:rPr>
  </w:style>
  <w:style w:type="paragraph" w:customStyle="1" w:styleId="1e">
    <w:name w:val="列表段落1"/>
    <w:basedOn w:val="a"/>
    <w:qFormat/>
    <w:rsid w:val="007D69BC"/>
    <w:pPr>
      <w:ind w:firstLineChars="200" w:firstLine="420"/>
    </w:pPr>
  </w:style>
  <w:style w:type="paragraph" w:customStyle="1" w:styleId="27">
    <w:name w:val="列表段落2"/>
    <w:basedOn w:val="a"/>
    <w:qFormat/>
    <w:rsid w:val="007D69BC"/>
    <w:pPr>
      <w:ind w:firstLineChars="200" w:firstLine="420"/>
    </w:pPr>
  </w:style>
  <w:style w:type="paragraph" w:customStyle="1" w:styleId="affb">
    <w:name w:val="摘要"/>
    <w:basedOn w:val="a"/>
    <w:link w:val="Char4"/>
    <w:qFormat/>
    <w:rsid w:val="007D69BC"/>
    <w:pPr>
      <w:jc w:val="left"/>
    </w:pPr>
    <w:rPr>
      <w:rFonts w:ascii="宋体" w:hAnsi="宋体"/>
      <w:b/>
    </w:rPr>
  </w:style>
  <w:style w:type="character" w:customStyle="1" w:styleId="Char4">
    <w:name w:val="摘要 Char"/>
    <w:link w:val="affb"/>
    <w:qFormat/>
    <w:rsid w:val="007D69BC"/>
    <w:rPr>
      <w:rFonts w:cs="Times New Roman"/>
      <w:b/>
      <w:sz w:val="21"/>
      <w:szCs w:val="24"/>
    </w:rPr>
  </w:style>
  <w:style w:type="paragraph" w:customStyle="1" w:styleId="affc">
    <w:name w:val="一般文档"/>
    <w:basedOn w:val="1"/>
    <w:qFormat/>
    <w:rsid w:val="007D69BC"/>
    <w:pPr>
      <w:spacing w:beforeLines="50" w:before="0" w:afterLines="50" w:after="0" w:line="240" w:lineRule="auto"/>
      <w:ind w:firstLine="480"/>
      <w:jc w:val="center"/>
    </w:pPr>
    <w:rPr>
      <w:rFonts w:eastAsia="黑体"/>
      <w:sz w:val="32"/>
    </w:rPr>
  </w:style>
  <w:style w:type="paragraph" w:customStyle="1" w:styleId="TOC2">
    <w:name w:val="TOC 标题2"/>
    <w:basedOn w:val="1"/>
    <w:next w:val="a"/>
    <w:uiPriority w:val="39"/>
    <w:unhideWhenUsed/>
    <w:qFormat/>
    <w:rsid w:val="007D69BC"/>
    <w:pPr>
      <w:widowControl/>
      <w:spacing w:beforeLines="100" w:before="480" w:afterLines="10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</w:rPr>
  </w:style>
  <w:style w:type="paragraph" w:customStyle="1" w:styleId="36">
    <w:name w:val="列表段落3"/>
    <w:basedOn w:val="a"/>
    <w:rsid w:val="007D69BC"/>
    <w:pPr>
      <w:ind w:firstLineChars="200" w:firstLine="420"/>
    </w:pPr>
  </w:style>
  <w:style w:type="paragraph" w:customStyle="1" w:styleId="44">
    <w:name w:val="列表段落4"/>
    <w:basedOn w:val="a"/>
    <w:rsid w:val="007D69BC"/>
    <w:pPr>
      <w:ind w:firstLineChars="200" w:firstLine="420"/>
    </w:pPr>
  </w:style>
  <w:style w:type="paragraph" w:customStyle="1" w:styleId="affd">
    <w:name w:val="一标题"/>
    <w:basedOn w:val="a"/>
    <w:link w:val="affe"/>
    <w:rsid w:val="007D69BC"/>
    <w:pPr>
      <w:widowControl/>
      <w:adjustRightInd w:val="0"/>
      <w:snapToGrid w:val="0"/>
      <w:spacing w:beforeLines="50" w:afterLines="50" w:line="400" w:lineRule="exact"/>
      <w:ind w:firstLineChars="200" w:firstLine="200"/>
      <w:jc w:val="left"/>
    </w:pPr>
    <w:rPr>
      <w:rFonts w:eastAsia="黑体"/>
      <w:kern w:val="0"/>
      <w:sz w:val="28"/>
      <w:szCs w:val="21"/>
    </w:rPr>
  </w:style>
  <w:style w:type="paragraph" w:customStyle="1" w:styleId="afff">
    <w:name w:val="正文部分"/>
    <w:basedOn w:val="a"/>
    <w:link w:val="afff0"/>
    <w:qFormat/>
    <w:rsid w:val="007D69BC"/>
    <w:pPr>
      <w:widowControl/>
      <w:adjustRightInd w:val="0"/>
      <w:snapToGrid w:val="0"/>
      <w:spacing w:line="400" w:lineRule="exact"/>
      <w:ind w:firstLineChars="200" w:firstLine="200"/>
      <w:jc w:val="left"/>
    </w:pPr>
    <w:rPr>
      <w:kern w:val="0"/>
      <w:sz w:val="24"/>
      <w:szCs w:val="21"/>
    </w:rPr>
  </w:style>
  <w:style w:type="character" w:customStyle="1" w:styleId="affe">
    <w:name w:val="一标题 字符"/>
    <w:link w:val="affd"/>
    <w:rsid w:val="007D69BC"/>
    <w:rPr>
      <w:rFonts w:ascii="Times New Roman" w:eastAsia="黑体" w:hAnsi="Times New Roman" w:cs="Times New Roman"/>
      <w:kern w:val="0"/>
      <w:sz w:val="28"/>
      <w:szCs w:val="21"/>
    </w:rPr>
  </w:style>
  <w:style w:type="paragraph" w:customStyle="1" w:styleId="afff1">
    <w:name w:val="表格内容"/>
    <w:basedOn w:val="a"/>
    <w:link w:val="afff2"/>
    <w:qFormat/>
    <w:rsid w:val="007D69BC"/>
    <w:pPr>
      <w:widowControl/>
      <w:adjustRightInd w:val="0"/>
      <w:snapToGrid w:val="0"/>
      <w:jc w:val="center"/>
    </w:pPr>
    <w:rPr>
      <w:kern w:val="0"/>
      <w:sz w:val="18"/>
      <w:szCs w:val="21"/>
    </w:rPr>
  </w:style>
  <w:style w:type="character" w:customStyle="1" w:styleId="afff0">
    <w:name w:val="正文部分 字符"/>
    <w:link w:val="afff"/>
    <w:rsid w:val="007D69BC"/>
    <w:rPr>
      <w:rFonts w:ascii="Times New Roman" w:hAnsi="Times New Roman" w:cs="Times New Roman"/>
      <w:kern w:val="0"/>
      <w:szCs w:val="21"/>
    </w:rPr>
  </w:style>
  <w:style w:type="paragraph" w:customStyle="1" w:styleId="afff3">
    <w:name w:val="第一单元"/>
    <w:basedOn w:val="afff"/>
    <w:link w:val="afff4"/>
    <w:qFormat/>
    <w:rsid w:val="007D69BC"/>
    <w:pPr>
      <w:ind w:firstLine="480"/>
    </w:pPr>
    <w:rPr>
      <w:b/>
    </w:rPr>
  </w:style>
  <w:style w:type="character" w:customStyle="1" w:styleId="afff2">
    <w:name w:val="表格内容 字符"/>
    <w:link w:val="afff1"/>
    <w:rsid w:val="007D69BC"/>
    <w:rPr>
      <w:rFonts w:ascii="Times New Roman" w:hAnsi="Times New Roman" w:cs="Times New Roman"/>
      <w:kern w:val="0"/>
      <w:sz w:val="18"/>
      <w:szCs w:val="21"/>
    </w:rPr>
  </w:style>
  <w:style w:type="character" w:customStyle="1" w:styleId="afff4">
    <w:name w:val="第一单元 字符"/>
    <w:basedOn w:val="afff0"/>
    <w:link w:val="afff3"/>
    <w:rsid w:val="007D69BC"/>
    <w:rPr>
      <w:rFonts w:ascii="Times New Roman" w:hAnsi="Times New Roman" w:cs="Times New Roman"/>
      <w:b/>
      <w:kern w:val="0"/>
      <w:szCs w:val="21"/>
    </w:rPr>
  </w:style>
  <w:style w:type="paragraph" w:customStyle="1" w:styleId="afff5">
    <w:name w:val="样署名"/>
    <w:basedOn w:val="a"/>
    <w:link w:val="afff6"/>
    <w:qFormat/>
    <w:rsid w:val="007D69BC"/>
    <w:pPr>
      <w:widowControl/>
      <w:adjustRightInd w:val="0"/>
      <w:snapToGrid w:val="0"/>
      <w:spacing w:after="200"/>
      <w:jc w:val="right"/>
    </w:pPr>
    <w:rPr>
      <w:rFonts w:ascii="Tahoma" w:eastAsia="微软雅黑" w:hAnsi="Tahoma"/>
      <w:kern w:val="0"/>
      <w:sz w:val="22"/>
      <w:szCs w:val="44"/>
    </w:rPr>
  </w:style>
  <w:style w:type="character" w:customStyle="1" w:styleId="afff6">
    <w:name w:val="样署名 字符"/>
    <w:basedOn w:val="10"/>
    <w:link w:val="afff5"/>
    <w:rsid w:val="007D69BC"/>
    <w:rPr>
      <w:rFonts w:ascii="Tahoma" w:eastAsia="微软雅黑" w:hAnsi="Tahoma" w:cs="Times New Roman"/>
      <w:b w:val="0"/>
      <w:bCs w:val="0"/>
      <w:kern w:val="0"/>
      <w:sz w:val="22"/>
      <w:szCs w:val="44"/>
    </w:rPr>
  </w:style>
  <w:style w:type="paragraph" w:styleId="TOC10">
    <w:name w:val="toc 1"/>
    <w:basedOn w:val="a"/>
    <w:next w:val="a"/>
    <w:autoRedefine/>
    <w:uiPriority w:val="39"/>
    <w:unhideWhenUsed/>
    <w:qFormat/>
    <w:rsid w:val="007D69BC"/>
    <w:pPr>
      <w:widowControl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TOC20">
    <w:name w:val="toc 2"/>
    <w:basedOn w:val="a"/>
    <w:next w:val="a"/>
    <w:uiPriority w:val="39"/>
    <w:qFormat/>
    <w:rsid w:val="007D69BC"/>
    <w:pPr>
      <w:widowControl/>
      <w:adjustRightInd w:val="0"/>
      <w:snapToGrid w:val="0"/>
      <w:spacing w:line="400" w:lineRule="atLeast"/>
      <w:ind w:left="221"/>
      <w:jc w:val="left"/>
    </w:pPr>
    <w:rPr>
      <w:rFonts w:cs="Calibri"/>
      <w:smallCaps/>
      <w:kern w:val="0"/>
      <w:sz w:val="24"/>
      <w:szCs w:val="20"/>
    </w:rPr>
  </w:style>
  <w:style w:type="paragraph" w:styleId="afff7">
    <w:name w:val="Body Text First Indent"/>
    <w:basedOn w:val="aff1"/>
    <w:link w:val="afff8"/>
    <w:rsid w:val="007D69BC"/>
    <w:pPr>
      <w:widowControl w:val="0"/>
      <w:adjustRightInd/>
      <w:snapToGrid/>
      <w:ind w:firstLineChars="100" w:firstLine="42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fff8">
    <w:name w:val="正文文本首行缩进 字符"/>
    <w:basedOn w:val="aff2"/>
    <w:link w:val="afff7"/>
    <w:rsid w:val="007D69BC"/>
    <w:rPr>
      <w:rFonts w:ascii="Times New Roman" w:eastAsia="微软雅黑" w:hAnsi="Times New Roman" w:cs="Times New Roman"/>
      <w:kern w:val="0"/>
      <w:sz w:val="21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rsid w:val="007D69BC"/>
    <w:pPr>
      <w:widowControl/>
      <w:tabs>
        <w:tab w:val="right" w:leader="dot" w:pos="9060"/>
      </w:tabs>
      <w:adjustRightInd w:val="0"/>
      <w:snapToGrid w:val="0"/>
      <w:spacing w:line="400" w:lineRule="exact"/>
      <w:ind w:left="442"/>
      <w:jc w:val="left"/>
    </w:pPr>
    <w:rPr>
      <w:rFonts w:cs="Calibri"/>
      <w:iCs/>
      <w:noProof/>
      <w:kern w:val="0"/>
      <w:szCs w:val="21"/>
    </w:rPr>
  </w:style>
  <w:style w:type="paragraph" w:styleId="TOC4">
    <w:name w:val="toc 4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66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qFormat/>
    <w:rsid w:val="007D69BC"/>
    <w:pPr>
      <w:widowControl/>
      <w:adjustRightInd w:val="0"/>
      <w:snapToGrid w:val="0"/>
      <w:ind w:left="88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7D69BC"/>
    <w:pPr>
      <w:widowControl/>
      <w:adjustRightInd w:val="0"/>
      <w:snapToGrid w:val="0"/>
      <w:ind w:left="110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qFormat/>
    <w:rsid w:val="007D69BC"/>
    <w:pPr>
      <w:widowControl/>
      <w:adjustRightInd w:val="0"/>
      <w:snapToGrid w:val="0"/>
      <w:ind w:left="132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qFormat/>
    <w:rsid w:val="007D69BC"/>
    <w:pPr>
      <w:widowControl/>
      <w:adjustRightInd w:val="0"/>
      <w:snapToGrid w:val="0"/>
      <w:ind w:left="1540"/>
      <w:jc w:val="left"/>
    </w:pPr>
    <w:rPr>
      <w:rFonts w:ascii="Calibri" w:eastAsia="微软雅黑" w:hAnsi="Calibri" w:cs="Calibri"/>
      <w:kern w:val="0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qFormat/>
    <w:rsid w:val="007D69BC"/>
    <w:pPr>
      <w:widowControl/>
      <w:adjustRightInd w:val="0"/>
      <w:snapToGrid w:val="0"/>
      <w:ind w:left="1760"/>
      <w:jc w:val="left"/>
    </w:pPr>
    <w:rPr>
      <w:rFonts w:ascii="Calibri" w:eastAsia="微软雅黑" w:hAnsi="Calibri" w:cs="Calibri"/>
      <w:kern w:val="0"/>
      <w:sz w:val="18"/>
      <w:szCs w:val="18"/>
    </w:rPr>
  </w:style>
  <w:style w:type="character" w:customStyle="1" w:styleId="28">
    <w:name w:val="@他2"/>
    <w:uiPriority w:val="99"/>
    <w:semiHidden/>
    <w:unhideWhenUsed/>
    <w:rsid w:val="007D69BC"/>
    <w:rPr>
      <w:color w:val="2B579A"/>
      <w:shd w:val="clear" w:color="auto" w:fill="E6E6E6"/>
    </w:rPr>
  </w:style>
  <w:style w:type="paragraph" w:customStyle="1" w:styleId="45">
    <w:name w:val="列出段落4"/>
    <w:basedOn w:val="a"/>
    <w:qFormat/>
    <w:rsid w:val="007D69BC"/>
    <w:pPr>
      <w:ind w:firstLineChars="200" w:firstLine="420"/>
    </w:pPr>
  </w:style>
  <w:style w:type="numbering" w:customStyle="1" w:styleId="150">
    <w:name w:val="无列表15"/>
    <w:next w:val="a2"/>
    <w:uiPriority w:val="99"/>
    <w:semiHidden/>
    <w:unhideWhenUsed/>
    <w:rsid w:val="007D69BC"/>
  </w:style>
  <w:style w:type="numbering" w:customStyle="1" w:styleId="160">
    <w:name w:val="无列表16"/>
    <w:next w:val="a2"/>
    <w:uiPriority w:val="99"/>
    <w:semiHidden/>
    <w:unhideWhenUsed/>
    <w:rsid w:val="007D69BC"/>
  </w:style>
  <w:style w:type="numbering" w:customStyle="1" w:styleId="1111">
    <w:name w:val="无列表1111"/>
    <w:next w:val="a2"/>
    <w:uiPriority w:val="99"/>
    <w:semiHidden/>
    <w:unhideWhenUsed/>
    <w:rsid w:val="007D69BC"/>
  </w:style>
  <w:style w:type="numbering" w:customStyle="1" w:styleId="213">
    <w:name w:val="无列表21"/>
    <w:next w:val="a2"/>
    <w:uiPriority w:val="99"/>
    <w:semiHidden/>
    <w:rsid w:val="007D69BC"/>
  </w:style>
  <w:style w:type="numbering" w:customStyle="1" w:styleId="312">
    <w:name w:val="无列表31"/>
    <w:next w:val="a2"/>
    <w:uiPriority w:val="99"/>
    <w:semiHidden/>
    <w:unhideWhenUsed/>
    <w:rsid w:val="007D69BC"/>
  </w:style>
  <w:style w:type="numbering" w:customStyle="1" w:styleId="412">
    <w:name w:val="无列表41"/>
    <w:next w:val="a2"/>
    <w:semiHidden/>
    <w:rsid w:val="007D69BC"/>
  </w:style>
  <w:style w:type="numbering" w:customStyle="1" w:styleId="512">
    <w:name w:val="无列表51"/>
    <w:next w:val="a2"/>
    <w:uiPriority w:val="99"/>
    <w:semiHidden/>
    <w:unhideWhenUsed/>
    <w:rsid w:val="007D69BC"/>
  </w:style>
  <w:style w:type="numbering" w:customStyle="1" w:styleId="610">
    <w:name w:val="无列表61"/>
    <w:next w:val="a2"/>
    <w:uiPriority w:val="99"/>
    <w:semiHidden/>
    <w:unhideWhenUsed/>
    <w:rsid w:val="007D69BC"/>
  </w:style>
  <w:style w:type="numbering" w:customStyle="1" w:styleId="710">
    <w:name w:val="无列表71"/>
    <w:next w:val="a2"/>
    <w:uiPriority w:val="99"/>
    <w:semiHidden/>
    <w:unhideWhenUsed/>
    <w:rsid w:val="007D69BC"/>
  </w:style>
  <w:style w:type="numbering" w:customStyle="1" w:styleId="810">
    <w:name w:val="无列表81"/>
    <w:next w:val="a2"/>
    <w:uiPriority w:val="99"/>
    <w:semiHidden/>
    <w:unhideWhenUsed/>
    <w:rsid w:val="007D69BC"/>
  </w:style>
  <w:style w:type="numbering" w:customStyle="1" w:styleId="910">
    <w:name w:val="无列表91"/>
    <w:next w:val="a2"/>
    <w:uiPriority w:val="99"/>
    <w:semiHidden/>
    <w:unhideWhenUsed/>
    <w:rsid w:val="007D69BC"/>
  </w:style>
  <w:style w:type="numbering" w:customStyle="1" w:styleId="101">
    <w:name w:val="无列表101"/>
    <w:next w:val="a2"/>
    <w:uiPriority w:val="99"/>
    <w:semiHidden/>
    <w:unhideWhenUsed/>
    <w:rsid w:val="007D69BC"/>
  </w:style>
  <w:style w:type="numbering" w:customStyle="1" w:styleId="11111">
    <w:name w:val="无列表11111"/>
    <w:next w:val="a2"/>
    <w:uiPriority w:val="99"/>
    <w:semiHidden/>
    <w:unhideWhenUsed/>
    <w:rsid w:val="007D69BC"/>
  </w:style>
  <w:style w:type="numbering" w:customStyle="1" w:styleId="1210">
    <w:name w:val="无列表121"/>
    <w:next w:val="a2"/>
    <w:semiHidden/>
    <w:rsid w:val="007D69BC"/>
  </w:style>
  <w:style w:type="numbering" w:customStyle="1" w:styleId="1310">
    <w:name w:val="无列表131"/>
    <w:next w:val="a2"/>
    <w:semiHidden/>
    <w:rsid w:val="007D69BC"/>
  </w:style>
  <w:style w:type="numbering" w:customStyle="1" w:styleId="1410">
    <w:name w:val="无列表141"/>
    <w:next w:val="a2"/>
    <w:uiPriority w:val="99"/>
    <w:semiHidden/>
    <w:unhideWhenUsed/>
    <w:rsid w:val="007D69BC"/>
  </w:style>
  <w:style w:type="numbering" w:customStyle="1" w:styleId="170">
    <w:name w:val="无列表17"/>
    <w:next w:val="a2"/>
    <w:uiPriority w:val="99"/>
    <w:semiHidden/>
    <w:unhideWhenUsed/>
    <w:rsid w:val="007D69BC"/>
  </w:style>
  <w:style w:type="table" w:customStyle="1" w:styleId="102">
    <w:name w:val="网格型10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7D69BC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ParaChar">
    <w:name w:val="默认段落字体 Para Char"/>
    <w:basedOn w:val="a"/>
    <w:rsid w:val="007D69BC"/>
    <w:rPr>
      <w:szCs w:val="20"/>
    </w:rPr>
  </w:style>
  <w:style w:type="table" w:customStyle="1" w:styleId="151">
    <w:name w:val="网格型15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无列表18"/>
    <w:next w:val="a2"/>
    <w:uiPriority w:val="99"/>
    <w:semiHidden/>
    <w:unhideWhenUsed/>
    <w:rsid w:val="007D69BC"/>
  </w:style>
  <w:style w:type="table" w:customStyle="1" w:styleId="161">
    <w:name w:val="网格型16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网格型17"/>
    <w:basedOn w:val="a1"/>
    <w:next w:val="af4"/>
    <w:qFormat/>
    <w:rsid w:val="007D69BC"/>
    <w:pPr>
      <w:widowControl w:val="0"/>
      <w:jc w:val="both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无列表19"/>
    <w:next w:val="a2"/>
    <w:uiPriority w:val="99"/>
    <w:semiHidden/>
    <w:unhideWhenUsed/>
    <w:rsid w:val="007D69BC"/>
  </w:style>
  <w:style w:type="table" w:customStyle="1" w:styleId="181">
    <w:name w:val="网格型18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">
    <w:name w:val="网格型19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无列表20"/>
    <w:next w:val="a2"/>
    <w:uiPriority w:val="99"/>
    <w:semiHidden/>
    <w:unhideWhenUsed/>
    <w:rsid w:val="007D69BC"/>
  </w:style>
  <w:style w:type="table" w:customStyle="1" w:styleId="201">
    <w:name w:val="网格型20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">
    <w:name w:val="无列表22"/>
    <w:next w:val="a2"/>
    <w:uiPriority w:val="99"/>
    <w:semiHidden/>
    <w:unhideWhenUsed/>
    <w:rsid w:val="007D69BC"/>
  </w:style>
  <w:style w:type="table" w:customStyle="1" w:styleId="214">
    <w:name w:val="网格型2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网格型22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无列表23"/>
    <w:next w:val="a2"/>
    <w:uiPriority w:val="99"/>
    <w:semiHidden/>
    <w:unhideWhenUsed/>
    <w:rsid w:val="007D69BC"/>
  </w:style>
  <w:style w:type="table" w:customStyle="1" w:styleId="231">
    <w:name w:val="网格型23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网格型24"/>
    <w:basedOn w:val="a1"/>
    <w:next w:val="af4"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网格型25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1">
    <w:name w:val="无列表24"/>
    <w:next w:val="a2"/>
    <w:uiPriority w:val="99"/>
    <w:semiHidden/>
    <w:unhideWhenUsed/>
    <w:rsid w:val="007D69BC"/>
  </w:style>
  <w:style w:type="table" w:customStyle="1" w:styleId="260">
    <w:name w:val="网格型26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1">
    <w:name w:val="无列表25"/>
    <w:next w:val="a2"/>
    <w:uiPriority w:val="99"/>
    <w:semiHidden/>
    <w:unhideWhenUsed/>
    <w:rsid w:val="007D69BC"/>
  </w:style>
  <w:style w:type="table" w:customStyle="1" w:styleId="270">
    <w:name w:val="网格型27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5">
    <w:name w:val="批注文字 Char"/>
    <w:qFormat/>
    <w:rsid w:val="007D69BC"/>
    <w:rPr>
      <w:kern w:val="2"/>
      <w:sz w:val="21"/>
      <w:szCs w:val="24"/>
    </w:rPr>
  </w:style>
  <w:style w:type="character" w:customStyle="1" w:styleId="Char6">
    <w:name w:val="批注主题 Char"/>
    <w:qFormat/>
    <w:rsid w:val="007D69BC"/>
    <w:rPr>
      <w:b/>
      <w:bCs/>
      <w:kern w:val="2"/>
      <w:sz w:val="21"/>
      <w:szCs w:val="24"/>
    </w:rPr>
  </w:style>
  <w:style w:type="character" w:customStyle="1" w:styleId="Char7">
    <w:name w:val="标题 Char"/>
    <w:basedOn w:val="a0"/>
    <w:qFormat/>
    <w:rsid w:val="007D69BC"/>
    <w:rPr>
      <w:rFonts w:ascii="等线 Light" w:eastAsia="等线 Light" w:hAnsi="等线 Light" w:cs="宋体"/>
      <w:b/>
      <w:bCs/>
      <w:kern w:val="2"/>
      <w:sz w:val="32"/>
      <w:szCs w:val="32"/>
    </w:rPr>
  </w:style>
  <w:style w:type="character" w:customStyle="1" w:styleId="Char8">
    <w:name w:val="页眉 Char"/>
    <w:basedOn w:val="a0"/>
    <w:uiPriority w:val="99"/>
    <w:qFormat/>
    <w:rsid w:val="007D69BC"/>
    <w:rPr>
      <w:kern w:val="2"/>
      <w:sz w:val="18"/>
      <w:szCs w:val="18"/>
    </w:rPr>
  </w:style>
  <w:style w:type="character" w:customStyle="1" w:styleId="Char9">
    <w:name w:val="页脚 Char"/>
    <w:basedOn w:val="a0"/>
    <w:uiPriority w:val="99"/>
    <w:qFormat/>
    <w:rsid w:val="007D69BC"/>
    <w:rPr>
      <w:kern w:val="2"/>
      <w:sz w:val="18"/>
      <w:szCs w:val="18"/>
    </w:rPr>
  </w:style>
  <w:style w:type="character" w:customStyle="1" w:styleId="1Char1">
    <w:name w:val="标题 1 Char1"/>
    <w:uiPriority w:val="99"/>
    <w:qFormat/>
    <w:rsid w:val="007D69BC"/>
    <w:rPr>
      <w:rFonts w:eastAsia="黑体"/>
      <w:bCs/>
      <w:kern w:val="44"/>
      <w:sz w:val="32"/>
      <w:szCs w:val="44"/>
    </w:rPr>
  </w:style>
  <w:style w:type="numbering" w:customStyle="1" w:styleId="261">
    <w:name w:val="无列表26"/>
    <w:next w:val="a2"/>
    <w:uiPriority w:val="99"/>
    <w:semiHidden/>
    <w:unhideWhenUsed/>
    <w:rsid w:val="007D69BC"/>
  </w:style>
  <w:style w:type="table" w:customStyle="1" w:styleId="280">
    <w:name w:val="网格型28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71">
    <w:name w:val="无列表27"/>
    <w:next w:val="a2"/>
    <w:uiPriority w:val="99"/>
    <w:semiHidden/>
    <w:unhideWhenUsed/>
    <w:rsid w:val="007D69BC"/>
  </w:style>
  <w:style w:type="table" w:customStyle="1" w:styleId="29">
    <w:name w:val="网格型29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81">
    <w:name w:val="无列表28"/>
    <w:next w:val="a2"/>
    <w:uiPriority w:val="99"/>
    <w:semiHidden/>
    <w:unhideWhenUsed/>
    <w:rsid w:val="007D69BC"/>
  </w:style>
  <w:style w:type="table" w:customStyle="1" w:styleId="300">
    <w:name w:val="网格型30"/>
    <w:basedOn w:val="a1"/>
    <w:next w:val="af4"/>
    <w:qFormat/>
    <w:rsid w:val="007D69BC"/>
    <w:pPr>
      <w:widowControl w:val="0"/>
      <w:jc w:val="both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0">
    <w:name w:val="无列表110"/>
    <w:next w:val="a2"/>
    <w:uiPriority w:val="99"/>
    <w:semiHidden/>
    <w:unhideWhenUsed/>
    <w:rsid w:val="007D69BC"/>
  </w:style>
  <w:style w:type="table" w:customStyle="1" w:styleId="1101">
    <w:name w:val="网格型110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90">
    <w:name w:val="无列表29"/>
    <w:next w:val="a2"/>
    <w:uiPriority w:val="99"/>
    <w:semiHidden/>
    <w:rsid w:val="007D69BC"/>
  </w:style>
  <w:style w:type="table" w:customStyle="1" w:styleId="2100">
    <w:name w:val="网格型210"/>
    <w:basedOn w:val="a1"/>
    <w:next w:val="af4"/>
    <w:uiPriority w:val="59"/>
    <w:rsid w:val="007D69BC"/>
    <w:rPr>
      <w:rFonts w:ascii="等线" w:eastAsia="等线" w:hAnsi="等线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1">
    <w:name w:val="无列表32"/>
    <w:next w:val="a2"/>
    <w:uiPriority w:val="99"/>
    <w:semiHidden/>
    <w:unhideWhenUsed/>
    <w:rsid w:val="007D69BC"/>
  </w:style>
  <w:style w:type="table" w:customStyle="1" w:styleId="413">
    <w:name w:val="网格型41"/>
    <w:basedOn w:val="a1"/>
    <w:next w:val="af4"/>
    <w:uiPriority w:val="59"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1">
    <w:name w:val="无列表42"/>
    <w:next w:val="a2"/>
    <w:semiHidden/>
    <w:rsid w:val="007D69BC"/>
  </w:style>
  <w:style w:type="character" w:customStyle="1" w:styleId="Chara">
    <w:name w:val="批注框文本 Char"/>
    <w:qFormat/>
    <w:locked/>
    <w:rsid w:val="007D69BC"/>
    <w:rPr>
      <w:rFonts w:eastAsia="宋体"/>
      <w:sz w:val="18"/>
      <w:szCs w:val="18"/>
      <w:lang w:val="en-US" w:eastAsia="zh-CN" w:bidi="ar-SA"/>
    </w:rPr>
  </w:style>
  <w:style w:type="table" w:customStyle="1" w:styleId="513">
    <w:name w:val="网格型51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无列表52"/>
    <w:next w:val="a2"/>
    <w:uiPriority w:val="99"/>
    <w:semiHidden/>
    <w:unhideWhenUsed/>
    <w:rsid w:val="007D69BC"/>
  </w:style>
  <w:style w:type="numbering" w:customStyle="1" w:styleId="62">
    <w:name w:val="无列表62"/>
    <w:next w:val="a2"/>
    <w:uiPriority w:val="99"/>
    <w:semiHidden/>
    <w:unhideWhenUsed/>
    <w:rsid w:val="007D69BC"/>
  </w:style>
  <w:style w:type="numbering" w:customStyle="1" w:styleId="72">
    <w:name w:val="无列表72"/>
    <w:next w:val="a2"/>
    <w:uiPriority w:val="99"/>
    <w:semiHidden/>
    <w:unhideWhenUsed/>
    <w:rsid w:val="007D69BC"/>
  </w:style>
  <w:style w:type="numbering" w:customStyle="1" w:styleId="82">
    <w:name w:val="无列表82"/>
    <w:next w:val="a2"/>
    <w:uiPriority w:val="99"/>
    <w:semiHidden/>
    <w:unhideWhenUsed/>
    <w:rsid w:val="007D69BC"/>
  </w:style>
  <w:style w:type="numbering" w:customStyle="1" w:styleId="92">
    <w:name w:val="无列表92"/>
    <w:next w:val="a2"/>
    <w:uiPriority w:val="99"/>
    <w:semiHidden/>
    <w:unhideWhenUsed/>
    <w:rsid w:val="007D69BC"/>
  </w:style>
  <w:style w:type="table" w:customStyle="1" w:styleId="611">
    <w:name w:val="网格型61"/>
    <w:basedOn w:val="a1"/>
    <w:next w:val="af4"/>
    <w:uiPriority w:val="39"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20">
    <w:name w:val="无列表102"/>
    <w:next w:val="a2"/>
    <w:uiPriority w:val="99"/>
    <w:semiHidden/>
    <w:unhideWhenUsed/>
    <w:rsid w:val="007D69BC"/>
  </w:style>
  <w:style w:type="numbering" w:customStyle="1" w:styleId="1120">
    <w:name w:val="无列表112"/>
    <w:next w:val="a2"/>
    <w:uiPriority w:val="99"/>
    <w:semiHidden/>
    <w:unhideWhenUsed/>
    <w:rsid w:val="007D69BC"/>
  </w:style>
  <w:style w:type="numbering" w:customStyle="1" w:styleId="1220">
    <w:name w:val="无列表122"/>
    <w:next w:val="a2"/>
    <w:semiHidden/>
    <w:rsid w:val="007D69BC"/>
  </w:style>
  <w:style w:type="table" w:customStyle="1" w:styleId="711">
    <w:name w:val="网格型71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">
    <w:name w:val="无列表132"/>
    <w:next w:val="a2"/>
    <w:semiHidden/>
    <w:rsid w:val="007D69BC"/>
  </w:style>
  <w:style w:type="table" w:customStyle="1" w:styleId="811">
    <w:name w:val="网格型81"/>
    <w:basedOn w:val="a1"/>
    <w:next w:val="af4"/>
    <w:locked/>
    <w:rsid w:val="007D69BC"/>
    <w:pPr>
      <w:widowControl w:val="0"/>
      <w:autoSpaceDE w:val="0"/>
      <w:autoSpaceDN w:val="0"/>
      <w:adjustRightInd w:val="0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">
    <w:name w:val="无列表142"/>
    <w:next w:val="a2"/>
    <w:uiPriority w:val="99"/>
    <w:semiHidden/>
    <w:unhideWhenUsed/>
    <w:rsid w:val="007D69BC"/>
  </w:style>
  <w:style w:type="table" w:customStyle="1" w:styleId="911">
    <w:name w:val="网格型91"/>
    <w:basedOn w:val="a1"/>
    <w:next w:val="af4"/>
    <w:uiPriority w:val="59"/>
    <w:qFormat/>
    <w:rsid w:val="007D69BC"/>
    <w:rPr>
      <w:rFonts w:ascii="Calibri" w:hAnsi="Calibri" w:cs="Times New Roman"/>
      <w:sz w:val="21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网格型11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网格型12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">
    <w:name w:val="网格型13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网格型141"/>
    <w:basedOn w:val="a1"/>
    <w:next w:val="af4"/>
    <w:uiPriority w:val="59"/>
    <w:qFormat/>
    <w:rsid w:val="007D69BC"/>
    <w:pPr>
      <w:widowControl w:val="0"/>
      <w:jc w:val="both"/>
    </w:pPr>
    <w:rPr>
      <w:rFonts w:ascii="Calibri" w:eastAsia="等线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6">
    <w:name w:val="正文首行缩进 Char1"/>
    <w:basedOn w:val="aff2"/>
    <w:rsid w:val="007D69BC"/>
    <w:rPr>
      <w:rFonts w:ascii="Tahoma" w:eastAsia="微软雅黑" w:hAnsi="Tahoma" w:cs="Times New Roman"/>
      <w:kern w:val="0"/>
      <w:sz w:val="22"/>
      <w:szCs w:val="22"/>
    </w:rPr>
  </w:style>
  <w:style w:type="numbering" w:customStyle="1" w:styleId="1510">
    <w:name w:val="无列表151"/>
    <w:next w:val="a2"/>
    <w:uiPriority w:val="99"/>
    <w:semiHidden/>
    <w:unhideWhenUsed/>
    <w:rsid w:val="007D69BC"/>
  </w:style>
  <w:style w:type="numbering" w:customStyle="1" w:styleId="1610">
    <w:name w:val="无列表161"/>
    <w:next w:val="a2"/>
    <w:uiPriority w:val="99"/>
    <w:semiHidden/>
    <w:unhideWhenUsed/>
    <w:rsid w:val="007D69BC"/>
  </w:style>
  <w:style w:type="numbering" w:customStyle="1" w:styleId="11120">
    <w:name w:val="无列表1112"/>
    <w:next w:val="a2"/>
    <w:uiPriority w:val="99"/>
    <w:semiHidden/>
    <w:unhideWhenUsed/>
    <w:rsid w:val="007D69BC"/>
  </w:style>
  <w:style w:type="numbering" w:customStyle="1" w:styleId="2110">
    <w:name w:val="无列表211"/>
    <w:next w:val="a2"/>
    <w:uiPriority w:val="99"/>
    <w:semiHidden/>
    <w:rsid w:val="007D69BC"/>
  </w:style>
  <w:style w:type="numbering" w:customStyle="1" w:styleId="3110">
    <w:name w:val="无列表311"/>
    <w:next w:val="a2"/>
    <w:uiPriority w:val="99"/>
    <w:semiHidden/>
    <w:unhideWhenUsed/>
    <w:rsid w:val="007D69BC"/>
  </w:style>
  <w:style w:type="numbering" w:customStyle="1" w:styleId="4110">
    <w:name w:val="无列表411"/>
    <w:next w:val="a2"/>
    <w:semiHidden/>
    <w:rsid w:val="007D69BC"/>
  </w:style>
  <w:style w:type="numbering" w:customStyle="1" w:styleId="5110">
    <w:name w:val="无列表511"/>
    <w:next w:val="a2"/>
    <w:uiPriority w:val="99"/>
    <w:semiHidden/>
    <w:unhideWhenUsed/>
    <w:rsid w:val="007D69BC"/>
  </w:style>
  <w:style w:type="numbering" w:customStyle="1" w:styleId="6110">
    <w:name w:val="无列表611"/>
    <w:next w:val="a2"/>
    <w:uiPriority w:val="99"/>
    <w:semiHidden/>
    <w:unhideWhenUsed/>
    <w:rsid w:val="007D69BC"/>
  </w:style>
  <w:style w:type="numbering" w:customStyle="1" w:styleId="7110">
    <w:name w:val="无列表711"/>
    <w:next w:val="a2"/>
    <w:uiPriority w:val="99"/>
    <w:semiHidden/>
    <w:unhideWhenUsed/>
    <w:rsid w:val="007D69BC"/>
  </w:style>
  <w:style w:type="numbering" w:customStyle="1" w:styleId="8110">
    <w:name w:val="无列表811"/>
    <w:next w:val="a2"/>
    <w:uiPriority w:val="99"/>
    <w:semiHidden/>
    <w:unhideWhenUsed/>
    <w:rsid w:val="007D69BC"/>
  </w:style>
  <w:style w:type="numbering" w:customStyle="1" w:styleId="9110">
    <w:name w:val="无列表911"/>
    <w:next w:val="a2"/>
    <w:uiPriority w:val="99"/>
    <w:semiHidden/>
    <w:unhideWhenUsed/>
    <w:rsid w:val="007D69BC"/>
  </w:style>
  <w:style w:type="numbering" w:customStyle="1" w:styleId="1011">
    <w:name w:val="无列表1011"/>
    <w:next w:val="a2"/>
    <w:uiPriority w:val="99"/>
    <w:semiHidden/>
    <w:unhideWhenUsed/>
    <w:rsid w:val="007D69BC"/>
  </w:style>
  <w:style w:type="numbering" w:customStyle="1" w:styleId="11112">
    <w:name w:val="无列表11112"/>
    <w:next w:val="a2"/>
    <w:uiPriority w:val="99"/>
    <w:semiHidden/>
    <w:unhideWhenUsed/>
    <w:rsid w:val="007D69BC"/>
  </w:style>
  <w:style w:type="numbering" w:customStyle="1" w:styleId="12110">
    <w:name w:val="无列表1211"/>
    <w:next w:val="a2"/>
    <w:semiHidden/>
    <w:rsid w:val="007D69BC"/>
  </w:style>
  <w:style w:type="numbering" w:customStyle="1" w:styleId="13110">
    <w:name w:val="无列表1311"/>
    <w:next w:val="a2"/>
    <w:semiHidden/>
    <w:rsid w:val="007D69BC"/>
  </w:style>
  <w:style w:type="numbering" w:customStyle="1" w:styleId="14110">
    <w:name w:val="无列表1411"/>
    <w:next w:val="a2"/>
    <w:uiPriority w:val="99"/>
    <w:semiHidden/>
    <w:unhideWhenUsed/>
    <w:rsid w:val="007D69BC"/>
  </w:style>
  <w:style w:type="numbering" w:customStyle="1" w:styleId="1710">
    <w:name w:val="无列表171"/>
    <w:next w:val="a2"/>
    <w:uiPriority w:val="99"/>
    <w:semiHidden/>
    <w:unhideWhenUsed/>
    <w:rsid w:val="007D69BC"/>
  </w:style>
  <w:style w:type="table" w:customStyle="1" w:styleId="1010">
    <w:name w:val="网格型10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网格型151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0">
    <w:name w:val="无列表181"/>
    <w:next w:val="a2"/>
    <w:uiPriority w:val="99"/>
    <w:semiHidden/>
    <w:unhideWhenUsed/>
    <w:rsid w:val="007D69BC"/>
  </w:style>
  <w:style w:type="table" w:customStyle="1" w:styleId="1611">
    <w:name w:val="网格型16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网格型171"/>
    <w:basedOn w:val="a1"/>
    <w:next w:val="af4"/>
    <w:qFormat/>
    <w:rsid w:val="007D69BC"/>
    <w:pPr>
      <w:widowControl w:val="0"/>
      <w:jc w:val="both"/>
    </w:pPr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10">
    <w:name w:val="无列表191"/>
    <w:next w:val="a2"/>
    <w:uiPriority w:val="99"/>
    <w:semiHidden/>
    <w:unhideWhenUsed/>
    <w:rsid w:val="007D69BC"/>
  </w:style>
  <w:style w:type="table" w:customStyle="1" w:styleId="1811">
    <w:name w:val="网格型18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">
    <w:name w:val="网格型191"/>
    <w:basedOn w:val="a1"/>
    <w:next w:val="af4"/>
    <w:uiPriority w:val="59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10">
    <w:name w:val="无列表201"/>
    <w:next w:val="a2"/>
    <w:uiPriority w:val="99"/>
    <w:semiHidden/>
    <w:unhideWhenUsed/>
    <w:rsid w:val="007D69BC"/>
  </w:style>
  <w:style w:type="table" w:customStyle="1" w:styleId="2011">
    <w:name w:val="网格型20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0">
    <w:name w:val="无列表221"/>
    <w:next w:val="a2"/>
    <w:uiPriority w:val="99"/>
    <w:semiHidden/>
    <w:unhideWhenUsed/>
    <w:rsid w:val="007D69BC"/>
  </w:style>
  <w:style w:type="table" w:customStyle="1" w:styleId="2111">
    <w:name w:val="网格型21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网格型22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10">
    <w:name w:val="无列表231"/>
    <w:next w:val="a2"/>
    <w:uiPriority w:val="99"/>
    <w:semiHidden/>
    <w:unhideWhenUsed/>
    <w:rsid w:val="007D69BC"/>
  </w:style>
  <w:style w:type="table" w:customStyle="1" w:styleId="2311">
    <w:name w:val="网格型23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0">
    <w:name w:val="网格型241"/>
    <w:basedOn w:val="a1"/>
    <w:next w:val="af4"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0">
    <w:name w:val="网格型25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11">
    <w:name w:val="无列表241"/>
    <w:next w:val="a2"/>
    <w:uiPriority w:val="99"/>
    <w:semiHidden/>
    <w:unhideWhenUsed/>
    <w:rsid w:val="007D69BC"/>
  </w:style>
  <w:style w:type="table" w:customStyle="1" w:styleId="2610">
    <w:name w:val="网格型261"/>
    <w:basedOn w:val="a1"/>
    <w:next w:val="af4"/>
    <w:qFormat/>
    <w:rsid w:val="007D69BC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huawei.com/cn/training/ict-academ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course163.org/course/HIT-154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2023-03-28T05:13:00Z</dcterms:created>
  <dcterms:modified xsi:type="dcterms:W3CDTF">2026-05-05T13:00:00Z</dcterms:modified>
</cp:coreProperties>
</file>